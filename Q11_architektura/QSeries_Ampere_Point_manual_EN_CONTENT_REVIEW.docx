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0522" w14:textId="77777777" w:rsidR="002928C3" w:rsidRDefault="00000000">
      <w:pPr>
        <w:spacing w:before="120" w:after="20"/>
        <w:jc w:val="center"/>
      </w:pPr>
      <w:r>
        <w:rPr>
          <w:b/>
          <w:color w:val="B94712"/>
          <w:sz w:val="32"/>
        </w:rPr>
        <w:t>Q-SERIES PORTABLE EV/PHEV CHARGER</w:t>
      </w:r>
    </w:p>
    <w:p w14:paraId="1061DBC5" w14:textId="77777777" w:rsidR="002928C3" w:rsidRDefault="00000000">
      <w:pPr>
        <w:spacing w:after="100"/>
        <w:jc w:val="center"/>
      </w:pPr>
      <w:commentRangeStart w:id="0"/>
      <w:commentRangeStart w:id="1"/>
      <w:r>
        <w:rPr>
          <w:b/>
          <w:sz w:val="17"/>
        </w:rPr>
        <w:t>Ampere Point Q37 / Q74 / Q11 / Q22 / Q96</w:t>
      </w:r>
      <w:commentRangeEnd w:id="1"/>
      <w:r>
        <w:rPr>
          <w:rStyle w:val="Odwoaniedokomentarza"/>
          <w:szCs w:val="22"/>
        </w:rPr>
        <w:commentReference w:id="1"/>
      </w:r>
      <w:commentRangeEnd w:id="0"/>
      <w:r>
        <w:rPr>
          <w:rStyle w:val="Odwoaniedokomentarza"/>
          <w:szCs w:val="22"/>
        </w:rPr>
        <w:commentReference w:id="0"/>
      </w:r>
    </w:p>
    <w:p w14:paraId="1538D60F" w14:textId="77777777" w:rsidR="002928C3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D6061EE" wp14:editId="7599E018">
            <wp:extent cx="3154680" cy="30947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0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A77C" w14:textId="77777777" w:rsidR="002928C3" w:rsidRDefault="00000000">
      <w:pPr>
        <w:spacing w:after="80"/>
        <w:jc w:val="center"/>
      </w:pPr>
      <w:r>
        <w:rPr>
          <w:b/>
          <w:color w:val="B94712"/>
          <w:sz w:val="15"/>
        </w:rPr>
        <w:t>ENGLISH VERSION</w:t>
      </w:r>
      <w:r>
        <w:br/>
      </w:r>
      <w:r>
        <w:rPr>
          <w:sz w:val="14"/>
        </w:rPr>
        <w:t>User Manual</w:t>
      </w:r>
    </w:p>
    <w:p w14:paraId="6FBE1610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Read Before Use</w:t>
      </w:r>
    </w:p>
    <w:p w14:paraId="6A6151BB" w14:textId="77777777" w:rsidR="002928C3" w:rsidRDefault="00000000">
      <w:pPr>
        <w:numPr>
          <w:ilvl w:val="0"/>
          <w:numId w:val="1"/>
        </w:numPr>
        <w:spacing w:after="22" w:line="240" w:lineRule="auto"/>
      </w:pPr>
      <w:r>
        <w:rPr>
          <w:sz w:val="14"/>
        </w:rPr>
        <w:t>Portable charger for electric and plug-in hybrid vehicles with Type 2 vehicle connector.</w:t>
      </w:r>
    </w:p>
    <w:p w14:paraId="32895EC2" w14:textId="0C85C844" w:rsidR="002928C3" w:rsidRDefault="00000000">
      <w:pPr>
        <w:numPr>
          <w:ilvl w:val="0"/>
          <w:numId w:val="1"/>
        </w:numPr>
        <w:spacing w:after="22" w:line="240" w:lineRule="auto"/>
      </w:pPr>
      <w:r>
        <w:t>Power, maximum current, cable length, plug or adapter type and accessories depend on the Q-Series version and delivered kit.</w:t>
      </w:r>
    </w:p>
    <w:p w14:paraId="5B04FA90" w14:textId="103A34B4" w:rsidR="002928C3" w:rsidRDefault="00000000">
      <w:pPr>
        <w:numPr>
          <w:ilvl w:val="0"/>
          <w:numId w:val="1"/>
        </w:numPr>
        <w:spacing w:after="22" w:line="240" w:lineRule="auto"/>
      </w:pPr>
      <w:r>
        <w:t>Use only Ampere Point-compatible accessories supplied with, or approved for, the charger.</w:t>
      </w:r>
    </w:p>
    <w:p w14:paraId="690D4817" w14:textId="77777777" w:rsidR="002928C3" w:rsidRDefault="00000000">
      <w:pPr>
        <w:numPr>
          <w:ilvl w:val="0"/>
          <w:numId w:val="1"/>
        </w:numPr>
        <w:spacing w:after="22" w:line="240" w:lineRule="auto"/>
      </w:pPr>
      <w:r>
        <w:rPr>
          <w:sz w:val="14"/>
        </w:rPr>
        <w:t>Mobile control via Tuya Smart / Smart Life on a 2.4 GHz WiFi network is available only for models equipped with this function.</w:t>
      </w:r>
    </w:p>
    <w:p w14:paraId="3D939C22" w14:textId="77777777" w:rsidR="002928C3" w:rsidRDefault="00000000">
      <w:pPr>
        <w:numPr>
          <w:ilvl w:val="0"/>
          <w:numId w:val="1"/>
        </w:numPr>
        <w:spacing w:after="22" w:line="240" w:lineRule="auto"/>
      </w:pPr>
      <w:r>
        <w:rPr>
          <w:sz w:val="14"/>
        </w:rPr>
        <w:t>Check the vehicle's maximum AC charging power and the electrical installation before selecting the charging current.</w:t>
      </w:r>
    </w:p>
    <w:p w14:paraId="62D98EE7" w14:textId="77777777" w:rsidR="002928C3" w:rsidRDefault="00000000">
      <w:r>
        <w:br w:type="page"/>
      </w:r>
    </w:p>
    <w:p w14:paraId="4F4C29DB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Safety Rules</w:t>
      </w:r>
    </w:p>
    <w:p w14:paraId="37EE8CA7" w14:textId="77777777" w:rsidR="002928C3" w:rsidRDefault="00000000">
      <w:pPr>
        <w:numPr>
          <w:ilvl w:val="0"/>
          <w:numId w:val="2"/>
        </w:numPr>
        <w:spacing w:after="24" w:line="240" w:lineRule="auto"/>
      </w:pPr>
      <w:commentRangeStart w:id="2"/>
      <w:r>
        <w:rPr>
          <w:sz w:val="14"/>
        </w:rPr>
        <w:t>Do not use extension cords, including electrical extension cords or Type 2 charging cable extensions.</w:t>
      </w:r>
      <w:commentRangeEnd w:id="2"/>
      <w:r>
        <w:rPr>
          <w:rStyle w:val="Odwoaniedokomentarza"/>
          <w:szCs w:val="22"/>
        </w:rPr>
        <w:commentReference w:id="2"/>
      </w:r>
    </w:p>
    <w:p w14:paraId="5596B131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immerse the charger in water.</w:t>
      </w:r>
    </w:p>
    <w:p w14:paraId="11188C6E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step on, pull, crush or sharply bend the cable.</w:t>
      </w:r>
    </w:p>
    <w:p w14:paraId="75D01373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drop the charger or place heavy objects on it.</w:t>
      </w:r>
    </w:p>
    <w:p w14:paraId="4A872B85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place the charger near heat sources, inside a closed vehicle, or in sealed spaces while charging.</w:t>
      </w:r>
    </w:p>
    <w:p w14:paraId="3E9D7A30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use the charger outside its operating temperature range. Follow the rating label and technical specification for the exact model.</w:t>
      </w:r>
    </w:p>
    <w:p w14:paraId="3A655A5B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Supply the charger only from a socket suitable for the selected continuous charging current. The socket must be properly grounded.</w:t>
      </w:r>
    </w:p>
    <w:p w14:paraId="5D482382" w14:textId="7683A9D3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The electrical circuit must be protected by a residual current device (RCD</w:t>
      </w:r>
      <w:ins w:id="3" w:author="Office" w:date="2026-06-12T16:17:00Z" w16du:dateUtc="2026-06-12T14:17:00Z">
        <w:r w:rsidR="00AE7278">
          <w:rPr>
            <w:sz w:val="14"/>
          </w:rPr>
          <w:t xml:space="preserve"> type A</w:t>
        </w:r>
      </w:ins>
      <w:r>
        <w:rPr>
          <w:sz w:val="14"/>
        </w:rPr>
        <w:t>) and overcurrent protection selected by a qualified electrician.</w:t>
      </w:r>
    </w:p>
    <w:p w14:paraId="338712E3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repair, modify, disassemble or service the charger yourself. Do not use the charger if it is damaged.</w:t>
      </w:r>
    </w:p>
    <w:p w14:paraId="5FEC4E14" w14:textId="77777777" w:rsidR="002928C3" w:rsidRDefault="00000000">
      <w:pPr>
        <w:numPr>
          <w:ilvl w:val="0"/>
          <w:numId w:val="2"/>
        </w:numPr>
        <w:spacing w:after="24" w:line="240" w:lineRule="auto"/>
      </w:pPr>
      <w:r>
        <w:rPr>
          <w:sz w:val="14"/>
        </w:rPr>
        <w:t>Do not touch the pins of the charging connector. Contact the distributor if any operating problem occurs.</w:t>
      </w:r>
    </w:p>
    <w:p w14:paraId="077C3747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Q-Series Functions</w:t>
      </w:r>
    </w:p>
    <w:p w14:paraId="43614262" w14:textId="77777777" w:rsidR="002928C3" w:rsidRDefault="00000000">
      <w:pPr>
        <w:numPr>
          <w:ilvl w:val="0"/>
          <w:numId w:val="3"/>
        </w:numPr>
        <w:spacing w:after="24" w:line="240" w:lineRule="auto"/>
      </w:pPr>
      <w:r>
        <w:rPr>
          <w:sz w:val="14"/>
        </w:rPr>
        <w:t>Charging-current adjustment and charging scheduling, depending on version.</w:t>
      </w:r>
    </w:p>
    <w:p w14:paraId="053C8E29" w14:textId="77777777" w:rsidR="002928C3" w:rsidRDefault="00000000">
      <w:pPr>
        <w:numPr>
          <w:ilvl w:val="0"/>
          <w:numId w:val="3"/>
        </w:numPr>
        <w:spacing w:after="24" w:line="240" w:lineRule="auto"/>
      </w:pPr>
      <w:del w:id="4" w:author="Codex review" w:date="2026-06-12T12:35:00Z">
        <w:r>
          <w:delText>WiFi/app control for compatible models: adjust power, schedule charging and check charger status from the mobile app.</w:delText>
        </w:r>
      </w:del>
      <w:ins w:id="5" w:author="Codex review" w:date="2026-06-12T12:35:00Z">
        <w:r>
          <w:t>WiFi and app control for compatible models: adjust power, schedule charging and check charger status from the mobile app.</w:t>
        </w:r>
      </w:ins>
    </w:p>
    <w:p w14:paraId="7F26653A" w14:textId="77777777" w:rsidR="002928C3" w:rsidRDefault="00000000">
      <w:pPr>
        <w:numPr>
          <w:ilvl w:val="0"/>
          <w:numId w:val="3"/>
        </w:numPr>
        <w:spacing w:after="24" w:line="240" w:lineRule="auto"/>
      </w:pPr>
      <w:commentRangeStart w:id="6"/>
      <w:commentRangeStart w:id="7"/>
      <w:r>
        <w:rPr>
          <w:sz w:val="14"/>
        </w:rPr>
        <w:t>Built-in protection functions: overvoltage, undervoltage, overload, short-circuit, leakage-current, overtemperature, surge and grounding protection.</w:t>
      </w:r>
      <w:commentRangeEnd w:id="6"/>
      <w:r>
        <w:rPr>
          <w:rStyle w:val="Odwoaniedokomentarza"/>
          <w:szCs w:val="22"/>
        </w:rPr>
        <w:commentReference w:id="6"/>
      </w:r>
      <w:commentRangeEnd w:id="7"/>
      <w:r w:rsidR="00AE7278">
        <w:rPr>
          <w:rStyle w:val="Odwoaniedokomentarza"/>
          <w:szCs w:val="22"/>
        </w:rPr>
        <w:commentReference w:id="7"/>
      </w:r>
    </w:p>
    <w:p w14:paraId="7F0653F5" w14:textId="77777777" w:rsidR="002928C3" w:rsidRDefault="00000000">
      <w:pPr>
        <w:numPr>
          <w:ilvl w:val="0"/>
          <w:numId w:val="3"/>
        </w:numPr>
        <w:spacing w:after="24" w:line="240" w:lineRule="auto"/>
      </w:pPr>
      <w:r>
        <w:rPr>
          <w:sz w:val="14"/>
        </w:rPr>
        <w:t>IP66 portable design for indoor and outdoor use.</w:t>
      </w:r>
      <w:del w:id="8" w:author="Codex review" w:date="2026-06-12T12:35:00Z">
        <w:r>
          <w:delText>Protect the charger from direct rain, standing water and water accumulation.</w:delText>
        </w:r>
      </w:del>
      <w:ins w:id="9" w:author="Codex review" w:date="2026-06-12T12:35:00Z">
        <w:r>
          <w:t>Protect the charger from direct rain and standing water.</w:t>
        </w:r>
      </w:ins>
    </w:p>
    <w:p w14:paraId="30CFE1CE" w14:textId="77777777" w:rsidR="002928C3" w:rsidRDefault="00000000">
      <w:pPr>
        <w:numPr>
          <w:ilvl w:val="0"/>
          <w:numId w:val="3"/>
        </w:numPr>
        <w:spacing w:after="24" w:line="240" w:lineRule="auto"/>
      </w:pPr>
      <w:r>
        <w:rPr>
          <w:sz w:val="14"/>
        </w:rPr>
        <w:t>Temperature monitoring and automatic retry for temporary charging-process errors, such as communication with the vehicle.</w:t>
      </w:r>
    </w:p>
    <w:p w14:paraId="321662CB" w14:textId="77777777" w:rsidR="002928C3" w:rsidRDefault="00000000">
      <w:pPr>
        <w:numPr>
          <w:ilvl w:val="0"/>
          <w:numId w:val="3"/>
        </w:numPr>
        <w:spacing w:after="24" w:line="240" w:lineRule="auto"/>
      </w:pPr>
      <w:commentRangeStart w:id="10"/>
      <w:r>
        <w:rPr>
          <w:sz w:val="14"/>
        </w:rPr>
        <w:t>Some Q PRO kits use interchangeable adapters with temperature monitoring in the plug.</w:t>
      </w:r>
      <w:commentRangeEnd w:id="10"/>
      <w:r>
        <w:rPr>
          <w:rStyle w:val="Odwoaniedokomentarza"/>
          <w:szCs w:val="22"/>
        </w:rPr>
        <w:commentReference w:id="10"/>
      </w:r>
    </w:p>
    <w:p w14:paraId="1FD8E01D" w14:textId="77777777" w:rsidR="002928C3" w:rsidRDefault="00000000">
      <w:pPr>
        <w:numPr>
          <w:ilvl w:val="0"/>
          <w:numId w:val="3"/>
        </w:numPr>
        <w:spacing w:after="24" w:line="240" w:lineRule="auto"/>
      </w:pPr>
      <w:r>
        <w:rPr>
          <w:sz w:val="14"/>
        </w:rPr>
        <w:t>Advanced functions such as OTA updates, menu languages and smart-home integration depend on charger version and app support.</w:t>
      </w:r>
    </w:p>
    <w:p w14:paraId="5E1A6E42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Kit Contents</w:t>
      </w:r>
    </w:p>
    <w:p w14:paraId="3704BCE2" w14:textId="77777777" w:rsidR="002928C3" w:rsidRDefault="00000000">
      <w:pPr>
        <w:numPr>
          <w:ilvl w:val="0"/>
          <w:numId w:val="4"/>
        </w:numPr>
        <w:spacing w:after="24" w:line="240" w:lineRule="auto"/>
      </w:pPr>
      <w:r>
        <w:rPr>
          <w:sz w:val="14"/>
        </w:rPr>
        <w:t>AC EV charger with integrated Type 2 cable.</w:t>
      </w:r>
    </w:p>
    <w:p w14:paraId="4BCEFAF3" w14:textId="77777777" w:rsidR="002928C3" w:rsidRDefault="00000000">
      <w:pPr>
        <w:numPr>
          <w:ilvl w:val="0"/>
          <w:numId w:val="4"/>
        </w:numPr>
        <w:spacing w:after="24" w:line="240" w:lineRule="auto"/>
      </w:pPr>
      <w:r>
        <w:rPr>
          <w:sz w:val="14"/>
        </w:rPr>
        <w:t>User manual.</w:t>
      </w:r>
    </w:p>
    <w:p w14:paraId="5E7E15BD" w14:textId="77777777" w:rsidR="002928C3" w:rsidRDefault="00000000">
      <w:pPr>
        <w:numPr>
          <w:ilvl w:val="0"/>
          <w:numId w:val="4"/>
        </w:numPr>
        <w:spacing w:after="24" w:line="240" w:lineRule="auto"/>
      </w:pPr>
      <w:r>
        <w:rPr>
          <w:sz w:val="14"/>
        </w:rPr>
        <w:t>Wall holder for the charger.</w:t>
      </w:r>
    </w:p>
    <w:p w14:paraId="2614EF38" w14:textId="77777777" w:rsidR="002928C3" w:rsidRDefault="00000000">
      <w:pPr>
        <w:numPr>
          <w:ilvl w:val="0"/>
          <w:numId w:val="4"/>
        </w:numPr>
        <w:spacing w:after="24" w:line="240" w:lineRule="auto"/>
      </w:pPr>
      <w:r>
        <w:rPr>
          <w:sz w:val="14"/>
        </w:rPr>
        <w:t>Plug/cable holder.</w:t>
      </w:r>
    </w:p>
    <w:p w14:paraId="0C29FEFB" w14:textId="77777777" w:rsidR="002928C3" w:rsidRDefault="00000000">
      <w:pPr>
        <w:numPr>
          <w:ilvl w:val="0"/>
          <w:numId w:val="4"/>
        </w:numPr>
        <w:spacing w:after="24" w:line="240" w:lineRule="auto"/>
      </w:pPr>
      <w:r>
        <w:rPr>
          <w:sz w:val="14"/>
        </w:rPr>
        <w:t>Adapters, carry bag and other accessories according to version and kit.</w:t>
      </w:r>
    </w:p>
    <w:p w14:paraId="4227892C" w14:textId="77777777" w:rsidR="002928C3" w:rsidRDefault="00000000">
      <w:r>
        <w:br w:type="page"/>
      </w:r>
    </w:p>
    <w:p w14:paraId="01C63A59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EV Charger Components</w:t>
      </w:r>
    </w:p>
    <w:p w14:paraId="2CB9283F" w14:textId="77777777" w:rsidR="002928C3" w:rsidRDefault="00000000">
      <w:pPr>
        <w:spacing w:after="40"/>
        <w:jc w:val="center"/>
      </w:pPr>
      <w:commentRangeStart w:id="11"/>
      <w:r>
        <w:rPr>
          <w:noProof/>
        </w:rPr>
        <w:drawing>
          <wp:inline distT="0" distB="0" distL="0" distR="0" wp14:anchorId="2B36E3A5" wp14:editId="73C7EC35">
            <wp:extent cx="4160520" cy="29518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 w:rsidR="00AE7278">
        <w:rPr>
          <w:rStyle w:val="Odwoaniedokomentarza"/>
          <w:szCs w:val="22"/>
        </w:rPr>
        <w:commentReference w:id="11"/>
      </w:r>
    </w:p>
    <w:tbl>
      <w:tblPr>
        <w:tblW w:w="7056" w:type="dxa"/>
        <w:jc w:val="center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408"/>
      </w:tblGrid>
      <w:tr w:rsidR="002928C3" w14:paraId="1A0FF89A" w14:textId="77777777">
        <w:trPr>
          <w:jc w:val="center"/>
        </w:trPr>
        <w:tc>
          <w:tcPr>
            <w:tcW w:w="648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49D067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4"/>
              </w:rPr>
              <w:t>No</w:t>
            </w:r>
          </w:p>
        </w:tc>
        <w:tc>
          <w:tcPr>
            <w:tcW w:w="6408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CCF641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4"/>
              </w:rPr>
              <w:t>Part</w:t>
            </w:r>
          </w:p>
        </w:tc>
      </w:tr>
      <w:tr w:rsidR="002928C3" w14:paraId="1960CF76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C0EF61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AC485D" w14:textId="25DD7DEA" w:rsidR="002928C3" w:rsidRDefault="00000000">
            <w:pPr>
              <w:spacing w:after="0" w:line="240" w:lineRule="auto"/>
            </w:pPr>
            <w:r>
              <w:t>AC plug/adapter according to version</w:t>
            </w:r>
          </w:p>
        </w:tc>
      </w:tr>
      <w:tr w:rsidR="002928C3" w14:paraId="58C81743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0393C5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48C55B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Male aviation connector - only for models with interchangeable connectors</w:t>
            </w:r>
          </w:p>
        </w:tc>
      </w:tr>
      <w:tr w:rsidR="002928C3" w14:paraId="35C65A70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315210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25F8CA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Female aviation connector - only for models with interchangeable connectors</w:t>
            </w:r>
          </w:p>
        </w:tc>
      </w:tr>
      <w:tr w:rsidR="002928C3" w14:paraId="6A8D80E7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885AAC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0B461D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Wall holder</w:t>
            </w:r>
          </w:p>
        </w:tc>
      </w:tr>
      <w:tr w:rsidR="002928C3" w14:paraId="5628C850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970ADD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89E2C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EV charger body</w:t>
            </w:r>
          </w:p>
        </w:tc>
      </w:tr>
      <w:tr w:rsidR="002928C3" w14:paraId="09CA70E7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998617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BA292D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Type 2 vehicle connector</w:t>
            </w:r>
          </w:p>
        </w:tc>
      </w:tr>
      <w:tr w:rsidR="002928C3" w14:paraId="0A9BCC4A" w14:textId="77777777">
        <w:trPr>
          <w:jc w:val="center"/>
        </w:trPr>
        <w:tc>
          <w:tcPr>
            <w:tcW w:w="6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5A0152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7-14</w:t>
            </w:r>
          </w:p>
        </w:tc>
        <w:tc>
          <w:tcPr>
            <w:tcW w:w="64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F1717E" w14:textId="77777777" w:rsidR="002928C3" w:rsidRDefault="00000000">
            <w:pPr>
              <w:spacing w:after="0" w:line="240" w:lineRule="auto"/>
            </w:pPr>
            <w:r>
              <w:rPr>
                <w:sz w:val="14"/>
              </w:rPr>
              <w:t>Additional AC plugs/adapters depending on the kit</w:t>
            </w:r>
          </w:p>
        </w:tc>
      </w:tr>
    </w:tbl>
    <w:p w14:paraId="15F8DA5F" w14:textId="77777777" w:rsidR="002928C3" w:rsidRDefault="002928C3">
      <w:pPr>
        <w:spacing w:after="20"/>
      </w:pPr>
    </w:p>
    <w:p w14:paraId="06DE3DCA" w14:textId="77777777" w:rsidR="002928C3" w:rsidRDefault="00000000">
      <w:r>
        <w:br w:type="page"/>
      </w:r>
    </w:p>
    <w:p w14:paraId="16F5289B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Technical Details - Q-Series Family</w:t>
      </w:r>
    </w:p>
    <w:tbl>
      <w:tblPr>
        <w:tblW w:w="6048" w:type="dxa"/>
        <w:jc w:val="center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  <w:tblPrChange w:id="12" w:author="Office" w:date="2026-06-12T16:19:00Z" w16du:dateUtc="2026-06-12T14:19:00Z">
          <w:tblPr>
            <w:tblW w:w="7171" w:type="dxa"/>
            <w:jc w:val="center"/>
            <w:tbl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  <w:insideH w:val="single" w:sz="6" w:space="0" w:color="B8B8B8"/>
              <w:insideV w:val="single" w:sz="6" w:space="0" w:color="B8B8B8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556"/>
        <w:gridCol w:w="1123"/>
        <w:gridCol w:w="1123"/>
        <w:gridCol w:w="1123"/>
        <w:gridCol w:w="1123"/>
        <w:tblGridChange w:id="13">
          <w:tblGrid>
            <w:gridCol w:w="1556"/>
            <w:gridCol w:w="1123"/>
            <w:gridCol w:w="1123"/>
            <w:gridCol w:w="1123"/>
            <w:gridCol w:w="1123"/>
          </w:tblGrid>
        </w:tblGridChange>
      </w:tblGrid>
      <w:tr w:rsidR="00AE7278" w14:paraId="6F01A39B" w14:textId="77777777" w:rsidTr="00AE7278">
        <w:trPr>
          <w:jc w:val="center"/>
          <w:trPrChange w:id="14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15" w:author="Office" w:date="2026-06-12T16:19:00Z" w16du:dateUtc="2026-06-12T14:19:00Z">
              <w:tcPr>
                <w:tcW w:w="1555" w:type="dxa"/>
                <w:shd w:val="clear" w:color="auto" w:fill="FFF1E8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56237AF4" w14:textId="77777777" w:rsidR="00AE7278" w:rsidRDefault="00AE7278">
            <w:pPr>
              <w:spacing w:after="0" w:line="240" w:lineRule="auto"/>
            </w:pPr>
            <w:r>
              <w:rPr>
                <w:b/>
                <w:color w:val="B94712"/>
                <w:sz w:val="12"/>
              </w:rPr>
              <w:t>Parameter</w:t>
            </w:r>
          </w:p>
        </w:tc>
        <w:tc>
          <w:tcPr>
            <w:tcW w:w="1123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16" w:author="Office" w:date="2026-06-12T16:19:00Z" w16du:dateUtc="2026-06-12T14:19:00Z">
              <w:tcPr>
                <w:tcW w:w="1123" w:type="dxa"/>
                <w:shd w:val="clear" w:color="auto" w:fill="FFF1E8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A30C8C5" w14:textId="77777777" w:rsidR="00AE7278" w:rsidRDefault="00AE7278">
            <w:pPr>
              <w:spacing w:after="0" w:line="240" w:lineRule="auto"/>
            </w:pPr>
            <w:r>
              <w:rPr>
                <w:b/>
                <w:color w:val="B94712"/>
                <w:sz w:val="12"/>
              </w:rPr>
              <w:t>Q37</w:t>
            </w:r>
          </w:p>
        </w:tc>
        <w:tc>
          <w:tcPr>
            <w:tcW w:w="1123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17" w:author="Office" w:date="2026-06-12T16:19:00Z" w16du:dateUtc="2026-06-12T14:19:00Z">
              <w:tcPr>
                <w:tcW w:w="1123" w:type="dxa"/>
                <w:shd w:val="clear" w:color="auto" w:fill="FFF1E8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C92F726" w14:textId="77777777" w:rsidR="00AE7278" w:rsidRDefault="00AE7278">
            <w:pPr>
              <w:spacing w:after="0" w:line="240" w:lineRule="auto"/>
            </w:pPr>
            <w:r>
              <w:rPr>
                <w:b/>
                <w:color w:val="B94712"/>
                <w:sz w:val="12"/>
              </w:rPr>
              <w:t>Q74</w:t>
            </w:r>
          </w:p>
        </w:tc>
        <w:tc>
          <w:tcPr>
            <w:tcW w:w="1123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18" w:author="Office" w:date="2026-06-12T16:19:00Z" w16du:dateUtc="2026-06-12T14:19:00Z">
              <w:tcPr>
                <w:tcW w:w="1123" w:type="dxa"/>
                <w:shd w:val="clear" w:color="auto" w:fill="FFF1E8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D202E85" w14:textId="77777777" w:rsidR="00AE7278" w:rsidRDefault="00AE7278">
            <w:pPr>
              <w:spacing w:after="0" w:line="240" w:lineRule="auto"/>
            </w:pPr>
            <w:r>
              <w:rPr>
                <w:b/>
                <w:color w:val="B94712"/>
                <w:sz w:val="12"/>
              </w:rPr>
              <w:t>Q11</w:t>
            </w:r>
          </w:p>
        </w:tc>
        <w:tc>
          <w:tcPr>
            <w:tcW w:w="1123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19" w:author="Office" w:date="2026-06-12T16:19:00Z" w16du:dateUtc="2026-06-12T14:19:00Z">
              <w:tcPr>
                <w:tcW w:w="1123" w:type="dxa"/>
                <w:shd w:val="clear" w:color="auto" w:fill="FFF1E8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76A56341" w14:textId="77777777" w:rsidR="00AE7278" w:rsidRDefault="00AE7278">
            <w:pPr>
              <w:spacing w:after="0" w:line="240" w:lineRule="auto"/>
            </w:pPr>
            <w:r>
              <w:rPr>
                <w:b/>
                <w:color w:val="B94712"/>
                <w:sz w:val="12"/>
              </w:rPr>
              <w:t>Q22</w:t>
            </w:r>
          </w:p>
        </w:tc>
      </w:tr>
      <w:tr w:rsidR="00AE7278" w14:paraId="642D2245" w14:textId="77777777" w:rsidTr="00AE7278">
        <w:trPr>
          <w:jc w:val="center"/>
          <w:trPrChange w:id="20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1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CEE5976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Phase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2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4EEAC9ED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1 phase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3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0515C92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1 phase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4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6C590DDA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3 phase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5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F75429B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3 phase</w:t>
            </w:r>
          </w:p>
        </w:tc>
      </w:tr>
      <w:tr w:rsidR="00AE7278" w14:paraId="34B5B012" w14:textId="77777777" w:rsidTr="00AE7278">
        <w:trPr>
          <w:jc w:val="center"/>
          <w:trPrChange w:id="26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7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32889625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Power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8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3CF4E48E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3.7 kW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29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9F0F0A2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7.4 kW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30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4B4C308C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11 kW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31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44EF3F74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22 kW</w:t>
            </w:r>
          </w:p>
        </w:tc>
      </w:tr>
      <w:tr w:rsidR="00AE7278" w14:paraId="6E99FE8A" w14:textId="77777777" w:rsidTr="00AE7278">
        <w:trPr>
          <w:jc w:val="center"/>
          <w:trPrChange w:id="32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33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39307CE7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Input voltage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34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4348602" w14:textId="5F51AA9E" w:rsidR="00AE7278" w:rsidRDefault="00AE7278">
            <w:pPr>
              <w:spacing w:after="0" w:line="240" w:lineRule="auto"/>
            </w:pPr>
            <w:r>
              <w:rPr>
                <w:sz w:val="12"/>
              </w:rPr>
              <w:t xml:space="preserve">AC </w:t>
            </w:r>
            <w:del w:id="35" w:author="Office" w:date="2026-06-12T16:19:00Z" w16du:dateUtc="2026-06-12T14:19:00Z">
              <w:r w:rsidDel="00AE7278">
                <w:rPr>
                  <w:sz w:val="12"/>
                </w:rPr>
                <w:delText xml:space="preserve">220 </w:delText>
              </w:r>
            </w:del>
            <w:ins w:id="36" w:author="Office" w:date="2026-06-12T16:19:00Z" w16du:dateUtc="2026-06-12T14:19:00Z">
              <w:r>
                <w:rPr>
                  <w:sz w:val="12"/>
                </w:rPr>
                <w:t>2</w:t>
              </w:r>
              <w:r>
                <w:rPr>
                  <w:sz w:val="12"/>
                </w:rPr>
                <w:t>3</w:t>
              </w:r>
              <w:r>
                <w:rPr>
                  <w:sz w:val="12"/>
                </w:rPr>
                <w:t xml:space="preserve">0 </w:t>
              </w:r>
            </w:ins>
            <w:r>
              <w:rPr>
                <w:sz w:val="12"/>
              </w:rPr>
              <w:t>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37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3E05B745" w14:textId="7BCF23CE" w:rsidR="00AE7278" w:rsidRDefault="00AE7278">
            <w:pPr>
              <w:spacing w:after="0" w:line="240" w:lineRule="auto"/>
            </w:pPr>
            <w:r>
              <w:rPr>
                <w:sz w:val="12"/>
              </w:rPr>
              <w:t xml:space="preserve">AC </w:t>
            </w:r>
            <w:del w:id="38" w:author="Office" w:date="2026-06-12T16:19:00Z" w16du:dateUtc="2026-06-12T14:19:00Z">
              <w:r w:rsidDel="00AE7278">
                <w:rPr>
                  <w:sz w:val="12"/>
                </w:rPr>
                <w:delText xml:space="preserve">220 </w:delText>
              </w:r>
            </w:del>
            <w:ins w:id="39" w:author="Office" w:date="2026-06-12T16:19:00Z" w16du:dateUtc="2026-06-12T14:19:00Z">
              <w:r>
                <w:rPr>
                  <w:sz w:val="12"/>
                </w:rPr>
                <w:t>2</w:t>
              </w:r>
              <w:r>
                <w:rPr>
                  <w:sz w:val="12"/>
                </w:rPr>
                <w:t>3</w:t>
              </w:r>
              <w:r>
                <w:rPr>
                  <w:sz w:val="12"/>
                </w:rPr>
                <w:t xml:space="preserve">0 </w:t>
              </w:r>
            </w:ins>
            <w:r>
              <w:rPr>
                <w:sz w:val="12"/>
              </w:rPr>
              <w:t>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40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7C54A2E9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AC 400 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41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55FAC479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AC 400 V</w:t>
            </w:r>
          </w:p>
        </w:tc>
      </w:tr>
      <w:tr w:rsidR="00AE7278" w14:paraId="3D595AD5" w14:textId="77777777" w:rsidTr="00AE7278">
        <w:trPr>
          <w:jc w:val="center"/>
          <w:trPrChange w:id="42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43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4C6DE9C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Output voltage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44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7C56BE7D" w14:textId="323EDBCB" w:rsidR="00AE7278" w:rsidRDefault="00AE7278">
            <w:pPr>
              <w:spacing w:after="0" w:line="240" w:lineRule="auto"/>
            </w:pPr>
            <w:r>
              <w:rPr>
                <w:sz w:val="12"/>
              </w:rPr>
              <w:t xml:space="preserve">AC </w:t>
            </w:r>
            <w:del w:id="45" w:author="Office" w:date="2026-06-12T16:19:00Z" w16du:dateUtc="2026-06-12T14:19:00Z">
              <w:r w:rsidDel="00AE7278">
                <w:rPr>
                  <w:sz w:val="12"/>
                </w:rPr>
                <w:delText xml:space="preserve">220 </w:delText>
              </w:r>
            </w:del>
            <w:ins w:id="46" w:author="Office" w:date="2026-06-12T16:19:00Z" w16du:dateUtc="2026-06-12T14:19:00Z">
              <w:r>
                <w:rPr>
                  <w:sz w:val="12"/>
                </w:rPr>
                <w:t>2</w:t>
              </w:r>
              <w:r>
                <w:rPr>
                  <w:sz w:val="12"/>
                </w:rPr>
                <w:t>3</w:t>
              </w:r>
              <w:r>
                <w:rPr>
                  <w:sz w:val="12"/>
                </w:rPr>
                <w:t xml:space="preserve">0 </w:t>
              </w:r>
            </w:ins>
            <w:r>
              <w:rPr>
                <w:sz w:val="12"/>
              </w:rPr>
              <w:t>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47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6D6CDFA" w14:textId="745AA028" w:rsidR="00AE7278" w:rsidRDefault="00AE7278">
            <w:pPr>
              <w:spacing w:after="0" w:line="240" w:lineRule="auto"/>
            </w:pPr>
            <w:r>
              <w:rPr>
                <w:sz w:val="12"/>
              </w:rPr>
              <w:t xml:space="preserve">AC </w:t>
            </w:r>
            <w:del w:id="48" w:author="Office" w:date="2026-06-12T16:19:00Z" w16du:dateUtc="2026-06-12T14:19:00Z">
              <w:r w:rsidDel="00AE7278">
                <w:rPr>
                  <w:sz w:val="12"/>
                </w:rPr>
                <w:delText xml:space="preserve">220 </w:delText>
              </w:r>
            </w:del>
            <w:ins w:id="49" w:author="Office" w:date="2026-06-12T16:19:00Z" w16du:dateUtc="2026-06-12T14:19:00Z">
              <w:r>
                <w:rPr>
                  <w:sz w:val="12"/>
                </w:rPr>
                <w:t>2</w:t>
              </w:r>
              <w:r>
                <w:rPr>
                  <w:sz w:val="12"/>
                </w:rPr>
                <w:t>3</w:t>
              </w:r>
              <w:r>
                <w:rPr>
                  <w:sz w:val="12"/>
                </w:rPr>
                <w:t xml:space="preserve">0 </w:t>
              </w:r>
            </w:ins>
            <w:r>
              <w:rPr>
                <w:sz w:val="12"/>
              </w:rPr>
              <w:t>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0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9A8C05F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AC 400 V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1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79E8BA19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AC 400 V</w:t>
            </w:r>
          </w:p>
        </w:tc>
      </w:tr>
      <w:tr w:rsidR="00AE7278" w14:paraId="6EE6BC77" w14:textId="77777777" w:rsidTr="00AE7278">
        <w:trPr>
          <w:jc w:val="center"/>
          <w:trPrChange w:id="52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3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7FE7EDD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Max. current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4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6955A3D2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16 A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5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57AB0B1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32 A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6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ED94461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16 A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7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020FB0F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32 A</w:t>
            </w:r>
          </w:p>
        </w:tc>
      </w:tr>
      <w:tr w:rsidR="00AE7278" w14:paraId="22864587" w14:textId="77777777" w:rsidTr="00AE7278">
        <w:trPr>
          <w:jc w:val="center"/>
          <w:trPrChange w:id="58" w:author="Office" w:date="2026-06-12T16:19:00Z" w16du:dateUtc="2026-06-12T14:19:00Z">
            <w:trPr>
              <w:jc w:val="center"/>
            </w:trPr>
          </w:trPrChange>
        </w:trPr>
        <w:tc>
          <w:tcPr>
            <w:tcW w:w="15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59" w:author="Office" w:date="2026-06-12T16:19:00Z" w16du:dateUtc="2026-06-12T14:19:00Z">
              <w:tcPr>
                <w:tcW w:w="1555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24D92328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Frequency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60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39268E2C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50/60 Hz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61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7290341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50/60 Hz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62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1B6EA337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50/60 Hz</w:t>
            </w:r>
          </w:p>
        </w:tc>
        <w:tc>
          <w:tcPr>
            <w:tcW w:w="112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  <w:tcPrChange w:id="63" w:author="Office" w:date="2026-06-12T16:19:00Z" w16du:dateUtc="2026-06-12T14:19:00Z">
              <w:tcPr>
                <w:tcW w:w="1123" w:type="dxa"/>
                <w:tcMar>
                  <w:top w:w="40" w:type="dxa"/>
                  <w:left w:w="55" w:type="dxa"/>
                  <w:bottom w:w="40" w:type="dxa"/>
                  <w:right w:w="55" w:type="dxa"/>
                </w:tcMar>
                <w:vAlign w:val="center"/>
              </w:tcPr>
            </w:tcPrChange>
          </w:tcPr>
          <w:p w14:paraId="7E783D35" w14:textId="77777777" w:rsidR="00AE7278" w:rsidRDefault="00AE7278">
            <w:pPr>
              <w:spacing w:after="0" w:line="240" w:lineRule="auto"/>
            </w:pPr>
            <w:r>
              <w:rPr>
                <w:sz w:val="12"/>
              </w:rPr>
              <w:t>50/60 Hz</w:t>
            </w:r>
          </w:p>
        </w:tc>
      </w:tr>
    </w:tbl>
    <w:p w14:paraId="142615ED" w14:textId="77777777" w:rsidR="002928C3" w:rsidRDefault="002928C3">
      <w:pPr>
        <w:spacing w:after="20"/>
      </w:pPr>
    </w:p>
    <w:tbl>
      <w:tblPr>
        <w:tblW w:w="7056" w:type="dxa"/>
        <w:jc w:val="center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2102"/>
        <w:gridCol w:w="4954"/>
      </w:tblGrid>
      <w:tr w:rsidR="002928C3" w14:paraId="1B4BCDD4" w14:textId="77777777">
        <w:trPr>
          <w:jc w:val="center"/>
        </w:trPr>
        <w:tc>
          <w:tcPr>
            <w:tcW w:w="2102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23DC53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3"/>
              </w:rPr>
              <w:t>Parameter</w:t>
            </w:r>
          </w:p>
        </w:tc>
        <w:tc>
          <w:tcPr>
            <w:tcW w:w="4953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C80A9C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3"/>
              </w:rPr>
              <w:t>Value</w:t>
            </w:r>
          </w:p>
        </w:tc>
      </w:tr>
      <w:tr w:rsidR="002928C3" w14:paraId="007A7A6C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23F89C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Power setup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55428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The plug detects temperature and maximum available output power; current can be adjusted according to version.</w:t>
            </w:r>
          </w:p>
        </w:tc>
      </w:tr>
      <w:tr w:rsidR="002928C3" w14:paraId="3191EE4E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B72652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Efficiency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4614A0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&gt;=98%</w:t>
            </w:r>
          </w:p>
        </w:tc>
      </w:tr>
      <w:tr w:rsidR="002928C3" w14:paraId="1B977AB0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6FF84F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Insulation resistance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95BD99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&gt;=10 MOhm</w:t>
            </w:r>
          </w:p>
        </w:tc>
      </w:tr>
      <w:tr w:rsidR="002928C3" w14:paraId="2CD1B97D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4A7F31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Control module power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FE38B1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&lt;=7 W</w:t>
            </w:r>
          </w:p>
        </w:tc>
      </w:tr>
      <w:tr w:rsidR="002928C3" w14:paraId="3F2B97F4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C5CC6D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RCD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40272C" w14:textId="1B84DC3D" w:rsidR="002928C3" w:rsidRDefault="00000000">
            <w:pPr>
              <w:spacing w:after="0" w:line="240" w:lineRule="auto"/>
            </w:pPr>
            <w:r>
              <w:rPr>
                <w:sz w:val="13"/>
              </w:rPr>
              <w:t>Type A</w:t>
            </w:r>
            <w:ins w:id="64" w:author="Office" w:date="2026-06-12T16:20:00Z" w16du:dateUtc="2026-06-12T14:20:00Z">
              <w:r w:rsidR="00AE7278">
                <w:rPr>
                  <w:sz w:val="13"/>
                </w:rPr>
                <w:t xml:space="preserve"> 30mA</w:t>
              </w:r>
            </w:ins>
            <w:r>
              <w:rPr>
                <w:sz w:val="13"/>
              </w:rPr>
              <w:t xml:space="preserve"> + DC 6 mA according to model documentation and installation requirements.</w:t>
            </w:r>
          </w:p>
        </w:tc>
      </w:tr>
      <w:tr w:rsidR="002928C3" w14:paraId="7414C68A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7144BC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Operating temperature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6692A6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-30 °C to +50 °C; follow the product label where it gives a different range.</w:t>
            </w:r>
          </w:p>
        </w:tc>
      </w:tr>
      <w:tr w:rsidR="002928C3" w14:paraId="23E0BE8E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118CF9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Storage temperature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5A1B94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-40 °C to +80 °C</w:t>
            </w:r>
          </w:p>
        </w:tc>
      </w:tr>
      <w:tr w:rsidR="002928C3" w14:paraId="344AF38A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FB137E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Maximum altitude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27B4AB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&lt;2000 m</w:t>
            </w:r>
          </w:p>
        </w:tc>
      </w:tr>
      <w:tr w:rsidR="002928C3" w14:paraId="08A7FBCE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6DD2CB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Screen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3C9189" w14:textId="77777777" w:rsidR="002928C3" w:rsidRDefault="00000000">
            <w:pPr>
              <w:spacing w:after="0" w:line="240" w:lineRule="auto"/>
            </w:pPr>
            <w:commentRangeStart w:id="65"/>
            <w:r>
              <w:rPr>
                <w:sz w:val="13"/>
              </w:rPr>
              <w:t>LCD depending on version</w:t>
            </w:r>
            <w:commentRangeEnd w:id="65"/>
            <w:r>
              <w:rPr>
                <w:rStyle w:val="Odwoaniedokomentarza"/>
                <w:szCs w:val="22"/>
              </w:rPr>
              <w:commentReference w:id="65"/>
            </w:r>
          </w:p>
        </w:tc>
      </w:tr>
      <w:tr w:rsidR="002928C3" w14:paraId="6BA0C1C0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73C8CE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Communication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EB5ECE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WiFi/Bluetooth depending on version</w:t>
            </w:r>
          </w:p>
        </w:tc>
      </w:tr>
      <w:tr w:rsidR="002928C3" w14:paraId="49CECEB6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35D671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EV plug type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7071E9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Type 2, IEC 62196-2</w:t>
            </w:r>
          </w:p>
        </w:tc>
      </w:tr>
      <w:tr w:rsidR="002928C3" w14:paraId="5A0C9B85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DCF882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Protection class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364547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IP66, IK10</w:t>
            </w:r>
          </w:p>
        </w:tc>
      </w:tr>
      <w:tr w:rsidR="002928C3" w14:paraId="46A677A4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B71848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Protection functions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2B4943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Overvoltage, undervoltage, overload, short-circuit, leakage-current, overtemperature, surge and grounding protection.</w:t>
            </w:r>
          </w:p>
        </w:tc>
      </w:tr>
      <w:tr w:rsidR="002928C3" w14:paraId="0F0BB0C9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48A26B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Cable length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8BECE4" w14:textId="77777777" w:rsidR="002928C3" w:rsidRDefault="00000000">
            <w:pPr>
              <w:spacing w:after="0" w:line="240" w:lineRule="auto"/>
            </w:pPr>
            <w:commentRangeStart w:id="66"/>
            <w:r>
              <w:rPr>
                <w:sz w:val="13"/>
              </w:rPr>
              <w:t>5 m / 6 m / 7.5 m depending on version or option</w:t>
            </w:r>
            <w:commentRangeEnd w:id="66"/>
            <w:r>
              <w:rPr>
                <w:rStyle w:val="Odwoaniedokomentarza"/>
                <w:szCs w:val="22"/>
              </w:rPr>
              <w:commentReference w:id="66"/>
            </w:r>
          </w:p>
        </w:tc>
      </w:tr>
      <w:tr w:rsidR="002928C3" w14:paraId="65AC2BF4" w14:textId="77777777">
        <w:trPr>
          <w:jc w:val="center"/>
        </w:trPr>
        <w:tc>
          <w:tcPr>
            <w:tcW w:w="210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89CD36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Weight</w:t>
            </w:r>
          </w:p>
        </w:tc>
        <w:tc>
          <w:tcPr>
            <w:tcW w:w="495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926151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Depending on version</w:t>
            </w:r>
          </w:p>
        </w:tc>
      </w:tr>
    </w:tbl>
    <w:p w14:paraId="191F0D14" w14:textId="77777777" w:rsidR="002928C3" w:rsidRDefault="002928C3">
      <w:pPr>
        <w:spacing w:after="20"/>
      </w:pPr>
    </w:p>
    <w:p w14:paraId="57457F26" w14:textId="77777777" w:rsidR="002928C3" w:rsidRDefault="00000000">
      <w:r>
        <w:br w:type="page"/>
      </w:r>
    </w:p>
    <w:p w14:paraId="202BA834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Starting and Stopping Charging</w:t>
      </w:r>
    </w:p>
    <w:p w14:paraId="45E08CBC" w14:textId="77777777" w:rsidR="002928C3" w:rsidRDefault="00000000">
      <w:pPr>
        <w:keepNext/>
        <w:spacing w:before="50" w:after="40"/>
      </w:pPr>
      <w:r>
        <w:rPr>
          <w:b/>
          <w:sz w:val="18"/>
        </w:rPr>
        <w:t>Installation</w:t>
      </w:r>
    </w:p>
    <w:p w14:paraId="5283EAD4" w14:textId="77777777" w:rsidR="002928C3" w:rsidRDefault="00000000">
      <w:pPr>
        <w:numPr>
          <w:ilvl w:val="0"/>
          <w:numId w:val="5"/>
        </w:numPr>
        <w:spacing w:after="28" w:line="240" w:lineRule="auto"/>
      </w:pPr>
      <w:commentRangeStart w:id="67"/>
      <w:del w:id="68" w:author="Codex review" w:date="2026-06-12T12:35:00Z">
        <w:r>
          <w:delText>Check that the socket, plug/adapter and installation match the required power of the model being used.</w:delText>
        </w:r>
      </w:del>
      <w:ins w:id="69" w:author="Codex review" w:date="2026-06-12T12:35:00Z">
        <w:r>
          <w:t>Check that the socket, plug/adapter and installation match the required power of the specific model being used.</w:t>
        </w:r>
      </w:ins>
      <w:commentRangeEnd w:id="67"/>
      <w:r>
        <w:rPr>
          <w:rStyle w:val="Odwoaniedokomentarza"/>
          <w:szCs w:val="22"/>
        </w:rPr>
        <w:commentReference w:id="67"/>
      </w:r>
    </w:p>
    <w:p w14:paraId="29D49B63" w14:textId="77777777" w:rsidR="002928C3" w:rsidRDefault="00000000">
      <w:pPr>
        <w:numPr>
          <w:ilvl w:val="0"/>
          <w:numId w:val="5"/>
        </w:numPr>
        <w:spacing w:after="28" w:line="240" w:lineRule="auto"/>
      </w:pPr>
      <w:r>
        <w:rPr>
          <w:sz w:val="14"/>
        </w:rPr>
        <w:t>The electrical installation must be properly grounded and protected by the required protective devices.</w:t>
      </w:r>
    </w:p>
    <w:p w14:paraId="5C59ECAB" w14:textId="77777777" w:rsidR="002928C3" w:rsidRDefault="00000000">
      <w:pPr>
        <w:numPr>
          <w:ilvl w:val="0"/>
          <w:numId w:val="5"/>
        </w:numPr>
        <w:spacing w:after="28" w:line="240" w:lineRule="auto"/>
      </w:pPr>
      <w:r>
        <w:rPr>
          <w:sz w:val="14"/>
        </w:rPr>
        <w:t>Ambient temperature must remain within the allowed operating range; maximum installation altitude is 2000 m.</w:t>
      </w:r>
    </w:p>
    <w:p w14:paraId="00D955CF" w14:textId="77777777" w:rsidR="002928C3" w:rsidRDefault="00000000">
      <w:pPr>
        <w:numPr>
          <w:ilvl w:val="0"/>
          <w:numId w:val="5"/>
        </w:numPr>
        <w:spacing w:after="28" w:line="240" w:lineRule="auto"/>
      </w:pPr>
      <w:r>
        <w:rPr>
          <w:sz w:val="14"/>
        </w:rPr>
        <w:t>Avoid places exposed to water accumulation, strong vibration, explosive materials or flammable materials.</w:t>
      </w:r>
    </w:p>
    <w:p w14:paraId="2CBD9914" w14:textId="77777777" w:rsidR="002928C3" w:rsidRDefault="00000000">
      <w:pPr>
        <w:numPr>
          <w:ilvl w:val="0"/>
          <w:numId w:val="5"/>
        </w:numPr>
        <w:spacing w:after="28" w:line="240" w:lineRule="auto"/>
      </w:pPr>
      <w:r>
        <w:rPr>
          <w:sz w:val="14"/>
        </w:rPr>
        <w:t>Install the wall holders so the cable does not lie on the ground, remain under tension or become tangled.</w:t>
      </w:r>
    </w:p>
    <w:p w14:paraId="00A6548F" w14:textId="77777777" w:rsidR="002928C3" w:rsidRDefault="00000000">
      <w:pPr>
        <w:keepNext/>
        <w:spacing w:before="50" w:after="40"/>
      </w:pPr>
      <w:r>
        <w:rPr>
          <w:b/>
          <w:sz w:val="18"/>
        </w:rPr>
        <w:t>Using the Charger Safely</w:t>
      </w:r>
    </w:p>
    <w:p w14:paraId="0806AB16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Connect the charger only to a correctly functioning electrical installation</w:t>
      </w:r>
      <w:del w:id="70" w:author="Codex review" w:date="2026-06-12T12:35:00Z">
        <w:r>
          <w:delText>with protective earth, phase and neutral correctly wired.</w:delText>
        </w:r>
      </w:del>
      <w:ins w:id="71" w:author="Codex review" w:date="2026-06-12T12:35:00Z">
        <w:r>
          <w:t>with protective earth, phase and neutral conductors correctly wired.</w:t>
        </w:r>
      </w:ins>
    </w:p>
    <w:p w14:paraId="02DE1E83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Set the charging current below the continuous rated current of the socket. For example, when using a 10 A socket, set the charger below 10 A.</w:t>
      </w:r>
    </w:p>
    <w:p w14:paraId="1E452EB4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Do not place flammable or hazardous materials near the charger.</w:t>
      </w:r>
    </w:p>
    <w:p w14:paraId="5F1D8230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Clean the connector only with a dry cloth and only while the charger is disconnected.</w:t>
      </w:r>
    </w:p>
    <w:p w14:paraId="0A185145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Do not use the cable if it is damaged, worn, cracked or exposed.</w:t>
      </w:r>
    </w:p>
    <w:p w14:paraId="61F271C5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Do not use the charger during a thunderstorm.</w:t>
      </w:r>
    </w:p>
    <w:p w14:paraId="2D038B21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Do not disconnect the vehicle connector or power plug while charging.</w:t>
      </w:r>
    </w:p>
    <w:p w14:paraId="7BFD2E6D" w14:textId="77777777" w:rsidR="002928C3" w:rsidRDefault="00000000">
      <w:pPr>
        <w:numPr>
          <w:ilvl w:val="0"/>
          <w:numId w:val="6"/>
        </w:numPr>
        <w:spacing w:after="24" w:line="240" w:lineRule="auto"/>
      </w:pPr>
      <w:r>
        <w:rPr>
          <w:sz w:val="14"/>
        </w:rPr>
        <w:t>The vehicle must remain stationary during charging.</w:t>
      </w:r>
    </w:p>
    <w:p w14:paraId="3AEB09B4" w14:textId="77777777" w:rsidR="002928C3" w:rsidRDefault="00000000">
      <w:pPr>
        <w:keepNext/>
        <w:spacing w:before="50" w:after="40"/>
      </w:pPr>
      <w:r>
        <w:rPr>
          <w:b/>
          <w:sz w:val="18"/>
        </w:rPr>
        <w:t>How to Start Charging</w:t>
      </w:r>
    </w:p>
    <w:p w14:paraId="65E00CD7" w14:textId="77777777" w:rsidR="002928C3" w:rsidRDefault="00000000">
      <w:pPr>
        <w:numPr>
          <w:ilvl w:val="0"/>
          <w:numId w:val="7"/>
        </w:numPr>
        <w:spacing w:after="26" w:line="240" w:lineRule="auto"/>
      </w:pPr>
      <w:r>
        <w:rPr>
          <w:sz w:val="14"/>
        </w:rPr>
        <w:t>Insert the plug firmly into a suitable, compliant and correctly protected power socket.</w:t>
      </w:r>
    </w:p>
    <w:p w14:paraId="5F5974C3" w14:textId="77777777" w:rsidR="002928C3" w:rsidRDefault="00000000">
      <w:pPr>
        <w:numPr>
          <w:ilvl w:val="0"/>
          <w:numId w:val="7"/>
        </w:numPr>
        <w:spacing w:after="26" w:line="240" w:lineRule="auto"/>
      </w:pPr>
      <w:r>
        <w:rPr>
          <w:sz w:val="14"/>
        </w:rPr>
        <w:t>Set the current with [Current] and, if needed,</w:t>
      </w:r>
      <w:del w:id="72" w:author="Codex review" w:date="2026-06-12T12:35:00Z">
        <w:r>
          <w:delText>set the charging-delay function</w:delText>
        </w:r>
      </w:del>
      <w:ins w:id="73" w:author="Codex review" w:date="2026-06-12T12:35:00Z">
        <w:r>
          <w:t>set the charging delay</w:t>
        </w:r>
      </w:ins>
      <w:r>
        <w:rPr>
          <w:sz w:val="14"/>
        </w:rPr>
        <w:t>with [Clock/Timer].</w:t>
      </w:r>
    </w:p>
    <w:p w14:paraId="05E142D2" w14:textId="77777777" w:rsidR="002928C3" w:rsidRDefault="00000000">
      <w:pPr>
        <w:numPr>
          <w:ilvl w:val="0"/>
          <w:numId w:val="7"/>
        </w:numPr>
        <w:spacing w:after="26" w:line="240" w:lineRule="auto"/>
      </w:pPr>
      <w:r>
        <w:rPr>
          <w:sz w:val="14"/>
        </w:rPr>
        <w:t>Remove the connector cap and fully insert the Type 2 connector into the vehicle inlet.</w:t>
      </w:r>
    </w:p>
    <w:p w14:paraId="2DCD2DEF" w14:textId="77777777" w:rsidR="002928C3" w:rsidRDefault="00000000">
      <w:pPr>
        <w:numPr>
          <w:ilvl w:val="0"/>
          <w:numId w:val="7"/>
        </w:numPr>
        <w:spacing w:after="26" w:line="240" w:lineRule="auto"/>
      </w:pPr>
      <w:r>
        <w:rPr>
          <w:sz w:val="14"/>
        </w:rPr>
        <w:t>The charger starts charging after the vehicle and charger complete their checks.</w:t>
      </w:r>
    </w:p>
    <w:p w14:paraId="3367F3C8" w14:textId="77777777" w:rsidR="002928C3" w:rsidRDefault="00000000">
      <w:pPr>
        <w:keepNext/>
        <w:spacing w:before="50" w:after="40"/>
      </w:pPr>
      <w:r>
        <w:rPr>
          <w:b/>
          <w:sz w:val="18"/>
        </w:rPr>
        <w:t>How to Stop Charging</w:t>
      </w:r>
    </w:p>
    <w:p w14:paraId="35FFFDD9" w14:textId="77777777" w:rsidR="002928C3" w:rsidRDefault="00000000">
      <w:pPr>
        <w:numPr>
          <w:ilvl w:val="0"/>
          <w:numId w:val="8"/>
        </w:numPr>
        <w:spacing w:after="26" w:line="240" w:lineRule="auto"/>
      </w:pPr>
      <w:r>
        <w:rPr>
          <w:sz w:val="14"/>
        </w:rPr>
        <w:t>Stop charging from the vehicle or app if required.</w:t>
      </w:r>
    </w:p>
    <w:p w14:paraId="38BA3E88" w14:textId="77777777" w:rsidR="002928C3" w:rsidRDefault="00000000">
      <w:pPr>
        <w:numPr>
          <w:ilvl w:val="0"/>
          <w:numId w:val="8"/>
        </w:numPr>
        <w:spacing w:after="26" w:line="240" w:lineRule="auto"/>
      </w:pPr>
      <w:r>
        <w:rPr>
          <w:sz w:val="14"/>
        </w:rPr>
        <w:t>Disconnect the Type 2 connector from the vehicle inlet.</w:t>
      </w:r>
    </w:p>
    <w:p w14:paraId="5BFDB2EF" w14:textId="77777777" w:rsidR="002928C3" w:rsidRDefault="00000000">
      <w:pPr>
        <w:numPr>
          <w:ilvl w:val="0"/>
          <w:numId w:val="8"/>
        </w:numPr>
        <w:spacing w:after="26" w:line="240" w:lineRule="auto"/>
      </w:pPr>
      <w:r>
        <w:rPr>
          <w:sz w:val="14"/>
        </w:rPr>
        <w:t>Close the EV charging port and replace the protective cap on the connector.</w:t>
      </w:r>
    </w:p>
    <w:p w14:paraId="2EC65843" w14:textId="77777777" w:rsidR="002928C3" w:rsidRDefault="00000000">
      <w:pPr>
        <w:numPr>
          <w:ilvl w:val="0"/>
          <w:numId w:val="8"/>
        </w:numPr>
        <w:spacing w:after="26" w:line="240" w:lineRule="auto"/>
      </w:pPr>
      <w:r>
        <w:rPr>
          <w:sz w:val="14"/>
        </w:rPr>
        <w:t>Disconnect the plug from the power socket.</w:t>
      </w:r>
    </w:p>
    <w:p w14:paraId="0A34C93A" w14:textId="77777777" w:rsidR="002928C3" w:rsidRDefault="00000000">
      <w:pPr>
        <w:keepNext/>
        <w:spacing w:before="50" w:after="40"/>
      </w:pPr>
      <w:r>
        <w:rPr>
          <w:b/>
          <w:sz w:val="18"/>
        </w:rPr>
        <w:t>Compatibility</w:t>
      </w:r>
    </w:p>
    <w:p w14:paraId="2618631B" w14:textId="77777777" w:rsidR="002928C3" w:rsidRDefault="00000000">
      <w:pPr>
        <w:numPr>
          <w:ilvl w:val="0"/>
          <w:numId w:val="9"/>
        </w:numPr>
        <w:spacing w:after="28" w:line="240" w:lineRule="auto"/>
      </w:pPr>
      <w:r>
        <w:rPr>
          <w:sz w:val="14"/>
        </w:rPr>
        <w:t>Compatible with Type 2 vehicles in Europe, subject to the vehicle's maximum accepted AC power.</w:t>
      </w:r>
    </w:p>
    <w:p w14:paraId="109EBCA8" w14:textId="77777777" w:rsidR="002928C3" w:rsidRDefault="00000000">
      <w:pPr>
        <w:numPr>
          <w:ilvl w:val="0"/>
          <w:numId w:val="9"/>
        </w:numPr>
        <w:spacing w:after="28" w:line="240" w:lineRule="auto"/>
      </w:pPr>
      <w:r>
        <w:rPr>
          <w:sz w:val="14"/>
        </w:rPr>
        <w:t>A single-phase vehicle uses only one phase even if the charger is a three-phase model.</w:t>
      </w:r>
    </w:p>
    <w:p w14:paraId="34B83533" w14:textId="77777777" w:rsidR="002928C3" w:rsidRDefault="00000000">
      <w:pPr>
        <w:numPr>
          <w:ilvl w:val="0"/>
          <w:numId w:val="9"/>
        </w:numPr>
        <w:spacing w:after="28" w:line="240" w:lineRule="auto"/>
      </w:pPr>
      <w:r>
        <w:rPr>
          <w:sz w:val="14"/>
        </w:rPr>
        <w:t>Before use, check the vehicle's maximum AC charging power and the available electrical installation.</w:t>
      </w:r>
    </w:p>
    <w:p w14:paraId="19DDB9E6" w14:textId="77777777" w:rsidR="002928C3" w:rsidRDefault="00000000">
      <w:r>
        <w:br w:type="page"/>
      </w:r>
    </w:p>
    <w:p w14:paraId="6A317442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LCD Screen</w:t>
      </w:r>
    </w:p>
    <w:p w14:paraId="064601AA" w14:textId="77777777" w:rsidR="002928C3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7BDA118" wp14:editId="20D9E8AB">
            <wp:extent cx="4617720" cy="2005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cd_screen_diagram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0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9A2" w14:textId="77777777" w:rsidR="002928C3" w:rsidRDefault="00000000">
      <w:pPr>
        <w:spacing w:after="40"/>
      </w:pPr>
      <w:r>
        <w:rPr>
          <w:sz w:val="14"/>
        </w:rPr>
        <w:t>Depending on version, the screen can show WiFi status, charging delay, grounding status, charging duration, charger temperature, energy consumed in the current session, set current, charging speed, voltage and amperage.</w:t>
      </w:r>
    </w:p>
    <w:p w14:paraId="7D3EF280" w14:textId="77777777" w:rsidR="002928C3" w:rsidRDefault="00000000">
      <w:pPr>
        <w:keepNext/>
        <w:spacing w:before="50" w:after="40"/>
      </w:pPr>
      <w:r>
        <w:rPr>
          <w:b/>
          <w:sz w:val="18"/>
        </w:rPr>
        <w:t>Current Setting</w:t>
      </w:r>
    </w:p>
    <w:tbl>
      <w:tblPr>
        <w:tblW w:w="7272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184"/>
      </w:tblGrid>
      <w:tr w:rsidR="002928C3" w14:paraId="2CFA400E" w14:textId="77777777">
        <w:trPr>
          <w:jc w:val="center"/>
        </w:trPr>
        <w:tc>
          <w:tcPr>
            <w:tcW w:w="2088" w:type="dxa"/>
            <w:tcMar>
              <w:top w:w="5" w:type="dxa"/>
              <w:left w:w="0" w:type="dxa"/>
              <w:bottom w:w="5" w:type="dxa"/>
              <w:right w:w="60" w:type="dxa"/>
            </w:tcMar>
            <w:vAlign w:val="center"/>
          </w:tcPr>
          <w:p w14:paraId="72EA12DB" w14:textId="77777777" w:rsidR="002928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BF9E84" wp14:editId="6C312935">
                  <wp:extent cx="1143000" cy="13408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t_screen_cle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4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  <w:tcMar>
              <w:top w:w="5" w:type="dxa"/>
              <w:left w:w="35" w:type="dxa"/>
              <w:bottom w:w="5" w:type="dxa"/>
              <w:right w:w="0" w:type="dxa"/>
            </w:tcMar>
            <w:vAlign w:val="center"/>
          </w:tcPr>
          <w:p w14:paraId="18E24D3A" w14:textId="77777777" w:rsidR="002928C3" w:rsidRDefault="002928C3"/>
          <w:p w14:paraId="3CB972AD" w14:textId="77777777" w:rsidR="002928C3" w:rsidRDefault="00000000">
            <w:pPr>
              <w:numPr>
                <w:ilvl w:val="0"/>
                <w:numId w:val="10"/>
              </w:numPr>
              <w:spacing w:after="28" w:line="240" w:lineRule="auto"/>
            </w:pPr>
            <w:r>
              <w:rPr>
                <w:sz w:val="14"/>
              </w:rPr>
              <w:t>With the vehicle connector disconnected, press and hold [Current] for 2 seconds to enter current setting.</w:t>
            </w:r>
          </w:p>
          <w:p w14:paraId="31713110" w14:textId="77777777" w:rsidR="002928C3" w:rsidRDefault="00000000">
            <w:pPr>
              <w:numPr>
                <w:ilvl w:val="0"/>
                <w:numId w:val="10"/>
              </w:numPr>
              <w:spacing w:after="28" w:line="240" w:lineRule="auto"/>
            </w:pPr>
            <w:del w:id="74" w:author="Codex review" w:date="2026-06-12T12:35:00Z">
              <w:r>
                <w:delText>Short-press [Current]</w:delText>
              </w:r>
            </w:del>
            <w:ins w:id="75" w:author="Codex review" w:date="2026-06-12T12:35:00Z">
              <w:r>
                <w:t>Short press [Current]</w:t>
              </w:r>
            </w:ins>
            <w:r>
              <w:rPr>
                <w:sz w:val="14"/>
              </w:rPr>
              <w:t>to increase the value. [Timer] decreases the value.</w:t>
            </w:r>
          </w:p>
          <w:p w14:paraId="5E7400F6" w14:textId="77777777" w:rsidR="002928C3" w:rsidRDefault="00000000">
            <w:pPr>
              <w:numPr>
                <w:ilvl w:val="0"/>
                <w:numId w:val="10"/>
              </w:numPr>
              <w:spacing w:after="28" w:line="240" w:lineRule="auto"/>
            </w:pPr>
            <w:r>
              <w:rPr>
                <w:sz w:val="14"/>
              </w:rPr>
              <w:t>Hold [Current] for 2 seconds to confirm.</w:t>
            </w:r>
          </w:p>
          <w:p w14:paraId="2355C884" w14:textId="77777777" w:rsidR="002928C3" w:rsidRDefault="00000000">
            <w:pPr>
              <w:numPr>
                <w:ilvl w:val="0"/>
                <w:numId w:val="10"/>
              </w:numPr>
              <w:spacing w:after="28" w:line="240" w:lineRule="auto"/>
            </w:pPr>
            <w:r>
              <w:rPr>
                <w:sz w:val="14"/>
              </w:rPr>
              <w:t>If no action is taken for 15 seconds, the screen returns automatically to the main display.</w:t>
            </w:r>
          </w:p>
        </w:tc>
      </w:tr>
    </w:tbl>
    <w:p w14:paraId="1778133C" w14:textId="77777777" w:rsidR="002928C3" w:rsidRDefault="00000000">
      <w:pPr>
        <w:keepNext/>
        <w:spacing w:before="50" w:after="40"/>
      </w:pPr>
      <w:r>
        <w:rPr>
          <w:b/>
          <w:sz w:val="18"/>
        </w:rPr>
        <w:t>Charging Scheduling</w:t>
      </w:r>
    </w:p>
    <w:tbl>
      <w:tblPr>
        <w:tblW w:w="7272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896"/>
      </w:tblGrid>
      <w:tr w:rsidR="002928C3" w14:paraId="1860B077" w14:textId="77777777">
        <w:trPr>
          <w:jc w:val="center"/>
        </w:trPr>
        <w:tc>
          <w:tcPr>
            <w:tcW w:w="2376" w:type="dxa"/>
            <w:tcMar>
              <w:top w:w="5" w:type="dxa"/>
              <w:left w:w="0" w:type="dxa"/>
              <w:bottom w:w="5" w:type="dxa"/>
              <w:right w:w="60" w:type="dxa"/>
            </w:tcMar>
            <w:vAlign w:val="center"/>
          </w:tcPr>
          <w:p w14:paraId="74869679" w14:textId="77777777" w:rsidR="002928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06CEBD" wp14:editId="6136057F">
                  <wp:extent cx="1325880" cy="11412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_menu_cl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14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Mar>
              <w:top w:w="5" w:type="dxa"/>
              <w:left w:w="35" w:type="dxa"/>
              <w:bottom w:w="5" w:type="dxa"/>
              <w:right w:w="0" w:type="dxa"/>
            </w:tcMar>
            <w:vAlign w:val="center"/>
          </w:tcPr>
          <w:p w14:paraId="6A478A34" w14:textId="77777777" w:rsidR="002928C3" w:rsidRDefault="002928C3"/>
          <w:p w14:paraId="558DDC9C" w14:textId="77777777" w:rsidR="002928C3" w:rsidRDefault="00000000">
            <w:pPr>
              <w:numPr>
                <w:ilvl w:val="0"/>
                <w:numId w:val="11"/>
              </w:numPr>
              <w:spacing w:after="28" w:line="240" w:lineRule="auto"/>
            </w:pPr>
            <w:r>
              <w:rPr>
                <w:sz w:val="14"/>
              </w:rPr>
              <w:t>Depending on version, scheduling can set a start delay, charging duration or energy limit in kWh.</w:t>
            </w:r>
          </w:p>
          <w:p w14:paraId="3E551FD8" w14:textId="77777777" w:rsidR="002928C3" w:rsidRDefault="00000000">
            <w:pPr>
              <w:numPr>
                <w:ilvl w:val="0"/>
                <w:numId w:val="11"/>
              </w:numPr>
              <w:spacing w:after="28" w:line="240" w:lineRule="auto"/>
            </w:pPr>
            <w:r>
              <w:rPr>
                <w:sz w:val="14"/>
              </w:rPr>
              <w:t>These functions are available when the vehicle is not connected to the charger.</w:t>
            </w:r>
          </w:p>
          <w:p w14:paraId="62B36CC5" w14:textId="77777777" w:rsidR="002928C3" w:rsidRDefault="00000000">
            <w:pPr>
              <w:numPr>
                <w:ilvl w:val="0"/>
                <w:numId w:val="11"/>
              </w:numPr>
              <w:spacing w:after="28" w:line="240" w:lineRule="auto"/>
            </w:pPr>
            <w:r>
              <w:rPr>
                <w:sz w:val="14"/>
              </w:rPr>
              <w:t>Hold [Timer] to open the menu, follow the screen instructions, then hold [Timer] to confirm.</w:t>
            </w:r>
          </w:p>
        </w:tc>
      </w:tr>
    </w:tbl>
    <w:p w14:paraId="505E721D" w14:textId="77777777" w:rsidR="002928C3" w:rsidRDefault="00000000">
      <w:pPr>
        <w:keepNext/>
        <w:spacing w:before="50" w:after="40"/>
      </w:pPr>
      <w:r>
        <w:rPr>
          <w:b/>
          <w:sz w:val="18"/>
        </w:rPr>
        <w:t>Charger Options</w:t>
      </w:r>
    </w:p>
    <w:tbl>
      <w:tblPr>
        <w:tblW w:w="7272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896"/>
      </w:tblGrid>
      <w:tr w:rsidR="002928C3" w14:paraId="230C7E06" w14:textId="77777777">
        <w:trPr>
          <w:jc w:val="center"/>
        </w:trPr>
        <w:tc>
          <w:tcPr>
            <w:tcW w:w="2376" w:type="dxa"/>
            <w:tcMar>
              <w:top w:w="5" w:type="dxa"/>
              <w:left w:w="0" w:type="dxa"/>
              <w:bottom w:w="5" w:type="dxa"/>
              <w:right w:w="60" w:type="dxa"/>
            </w:tcMar>
            <w:vAlign w:val="center"/>
          </w:tcPr>
          <w:p w14:paraId="524C94CE" w14:textId="77777777" w:rsidR="002928C3" w:rsidRDefault="00000000">
            <w:pPr>
              <w:jc w:val="center"/>
            </w:pPr>
            <w:commentRangeStart w:id="76"/>
            <w:r>
              <w:rPr>
                <w:noProof/>
              </w:rPr>
              <w:drawing>
                <wp:inline distT="0" distB="0" distL="0" distR="0" wp14:anchorId="707DB4FF" wp14:editId="21958F01">
                  <wp:extent cx="1325880" cy="10319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ions_screen_clea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03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76"/>
            <w:r w:rsidR="004450FF">
              <w:rPr>
                <w:rStyle w:val="Odwoaniedokomentarza"/>
                <w:szCs w:val="22"/>
              </w:rPr>
              <w:commentReference w:id="76"/>
            </w:r>
          </w:p>
        </w:tc>
        <w:tc>
          <w:tcPr>
            <w:tcW w:w="4896" w:type="dxa"/>
            <w:tcMar>
              <w:top w:w="5" w:type="dxa"/>
              <w:left w:w="35" w:type="dxa"/>
              <w:bottom w:w="5" w:type="dxa"/>
              <w:right w:w="0" w:type="dxa"/>
            </w:tcMar>
            <w:vAlign w:val="center"/>
          </w:tcPr>
          <w:p w14:paraId="5EF58D9B" w14:textId="77777777" w:rsidR="002928C3" w:rsidRDefault="002928C3"/>
          <w:p w14:paraId="0D466D4C" w14:textId="77777777" w:rsidR="002928C3" w:rsidRDefault="00000000">
            <w:pPr>
              <w:numPr>
                <w:ilvl w:val="0"/>
                <w:numId w:val="12"/>
              </w:numPr>
              <w:spacing w:after="28" w:line="240" w:lineRule="auto"/>
            </w:pPr>
            <w:r>
              <w:rPr>
                <w:sz w:val="14"/>
              </w:rPr>
              <w:t>Hold [Current] + [Timer] for 10 seconds to open the options menu.</w:t>
            </w:r>
          </w:p>
          <w:p w14:paraId="61DBA4FE" w14:textId="77777777" w:rsidR="002928C3" w:rsidRDefault="00000000">
            <w:pPr>
              <w:numPr>
                <w:ilvl w:val="0"/>
                <w:numId w:val="12"/>
              </w:numPr>
              <w:spacing w:after="28" w:line="240" w:lineRule="auto"/>
            </w:pPr>
            <w:del w:id="77" w:author="Codex review" w:date="2026-06-12T12:35:00Z">
              <w:r>
                <w:delText>[Current] changes the option. [Timer] changes the selected value.</w:delText>
              </w:r>
            </w:del>
            <w:ins w:id="78" w:author="Codex review" w:date="2026-06-12T12:35:00Z">
              <w:r>
                <w:t>[Current] changes the option; [Timer] changes the selected value.</w:t>
              </w:r>
            </w:ins>
          </w:p>
          <w:p w14:paraId="4255A0CE" w14:textId="77777777" w:rsidR="002928C3" w:rsidRDefault="00000000">
            <w:pPr>
              <w:numPr>
                <w:ilvl w:val="0"/>
                <w:numId w:val="12"/>
              </w:numPr>
              <w:spacing w:after="28" w:line="240" w:lineRule="auto"/>
            </w:pPr>
            <w:r>
              <w:rPr>
                <w:sz w:val="14"/>
              </w:rPr>
              <w:t>Hold [Timer] for 5 seconds to save.</w:t>
            </w:r>
          </w:p>
          <w:p w14:paraId="6A06D454" w14:textId="77777777" w:rsidR="002928C3" w:rsidRDefault="00000000">
            <w:pPr>
              <w:numPr>
                <w:ilvl w:val="0"/>
                <w:numId w:val="12"/>
              </w:numPr>
              <w:spacing w:after="28" w:line="240" w:lineRule="auto"/>
            </w:pPr>
            <w:commentRangeStart w:id="79"/>
            <w:commentRangeStart w:id="80"/>
            <w:r>
              <w:rPr>
                <w:sz w:val="14"/>
              </w:rPr>
              <w:t>Typical options depending on version: RESET WIFI, GND(P) DETECTION, FACTORY RESET, TOTAL kWh.</w:t>
            </w:r>
            <w:commentRangeEnd w:id="80"/>
            <w:r>
              <w:rPr>
                <w:rStyle w:val="Odwoaniedokomentarza"/>
                <w:szCs w:val="22"/>
              </w:rPr>
              <w:commentReference w:id="80"/>
            </w:r>
            <w:commentRangeEnd w:id="79"/>
            <w:r>
              <w:rPr>
                <w:rStyle w:val="Odwoaniedokomentarza"/>
                <w:szCs w:val="22"/>
              </w:rPr>
              <w:commentReference w:id="79"/>
            </w:r>
          </w:p>
        </w:tc>
      </w:tr>
    </w:tbl>
    <w:p w14:paraId="314B680C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Changing the Interface Language</w:t>
      </w:r>
    </w:p>
    <w:p w14:paraId="34E37338" w14:textId="77777777" w:rsidR="002928C3" w:rsidRDefault="00000000">
      <w:pPr>
        <w:numPr>
          <w:ilvl w:val="0"/>
          <w:numId w:val="13"/>
        </w:numPr>
        <w:spacing w:after="27" w:line="240" w:lineRule="auto"/>
      </w:pPr>
      <w:del w:id="81" w:author="Codex review" w:date="2026-06-12T12:35:00Z">
        <w:r>
          <w:delText>Press and hold both charger buttons for 10 seconds</w:delText>
        </w:r>
      </w:del>
      <w:ins w:id="82" w:author="Codex review" w:date="2026-06-12T12:35:00Z">
        <w:r>
          <w:t>Press and hold both charger buttons simultaneously for 10 seconds</w:t>
        </w:r>
      </w:ins>
      <w:r>
        <w:rPr>
          <w:sz w:val="14"/>
        </w:rPr>
        <w:t>to open the configuration menu.</w:t>
      </w:r>
    </w:p>
    <w:p w14:paraId="14C8038A" w14:textId="77777777" w:rsidR="002928C3" w:rsidRDefault="00000000">
      <w:pPr>
        <w:numPr>
          <w:ilvl w:val="0"/>
          <w:numId w:val="13"/>
        </w:numPr>
        <w:spacing w:after="27" w:line="240" w:lineRule="auto"/>
      </w:pPr>
      <w:r>
        <w:rPr>
          <w:sz w:val="14"/>
        </w:rPr>
        <w:t>Keep holding the buttons until the display shows "Language options".</w:t>
      </w:r>
    </w:p>
    <w:p w14:paraId="583C7097" w14:textId="77777777" w:rsidR="002928C3" w:rsidRDefault="00000000">
      <w:pPr>
        <w:numPr>
          <w:ilvl w:val="0"/>
          <w:numId w:val="13"/>
        </w:numPr>
        <w:spacing w:after="27" w:line="240" w:lineRule="auto"/>
      </w:pPr>
      <w:commentRangeStart w:id="83"/>
      <w:r>
        <w:rPr>
          <w:sz w:val="14"/>
        </w:rPr>
        <w:t>Short-press the charger button to scroll through available languages: English, Polski, Deutsch, Français, Español.</w:t>
      </w:r>
      <w:commentRangeEnd w:id="83"/>
      <w:r>
        <w:rPr>
          <w:rStyle w:val="Odwoaniedokomentarza"/>
          <w:szCs w:val="22"/>
        </w:rPr>
        <w:commentReference w:id="83"/>
      </w:r>
    </w:p>
    <w:p w14:paraId="21B8382F" w14:textId="77777777" w:rsidR="002928C3" w:rsidRDefault="00000000">
      <w:pPr>
        <w:numPr>
          <w:ilvl w:val="0"/>
          <w:numId w:val="13"/>
        </w:numPr>
        <w:spacing w:after="27" w:line="240" w:lineRule="auto"/>
      </w:pPr>
      <w:r>
        <w:rPr>
          <w:sz w:val="14"/>
        </w:rPr>
        <w:t>When the desired language is displayed, save the selection by pressing and holding the button marked "A".</w:t>
      </w:r>
    </w:p>
    <w:p w14:paraId="3350290F" w14:textId="77777777" w:rsidR="002928C3" w:rsidRDefault="00000000">
      <w:pPr>
        <w:numPr>
          <w:ilvl w:val="0"/>
          <w:numId w:val="13"/>
        </w:numPr>
        <w:spacing w:after="27" w:line="240" w:lineRule="auto"/>
      </w:pPr>
      <w:r>
        <w:rPr>
          <w:sz w:val="14"/>
        </w:rPr>
        <w:t>After successful saving, the main screen displays a message in the selected language, for example "PODŁĄCZ SAMOCHÓD" for Polish.</w:t>
      </w:r>
    </w:p>
    <w:p w14:paraId="2543F0F4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WiFi, Tuya and Updates</w:t>
      </w:r>
    </w:p>
    <w:p w14:paraId="3A7F8593" w14:textId="77777777" w:rsidR="002928C3" w:rsidRDefault="00000000">
      <w:pPr>
        <w:numPr>
          <w:ilvl w:val="0"/>
          <w:numId w:val="14"/>
        </w:numPr>
        <w:spacing w:after="24" w:line="240" w:lineRule="auto"/>
      </w:pPr>
      <w:r>
        <w:rPr>
          <w:sz w:val="14"/>
        </w:rPr>
        <w:t>For WiFi models, use a 2.4 GHz WiFi network. 5 GHz networks are not supported.</w:t>
      </w:r>
    </w:p>
    <w:p w14:paraId="49343670" w14:textId="77777777" w:rsidR="002928C3" w:rsidRDefault="00000000">
      <w:pPr>
        <w:numPr>
          <w:ilvl w:val="0"/>
          <w:numId w:val="14"/>
        </w:numPr>
        <w:spacing w:after="24" w:line="240" w:lineRule="auto"/>
      </w:pPr>
      <w:r>
        <w:rPr>
          <w:sz w:val="14"/>
        </w:rPr>
        <w:t>Enable Bluetooth on the phone during first setup, then add the charger in Tuya Smart or Smart Life.</w:t>
      </w:r>
    </w:p>
    <w:p w14:paraId="73193EF3" w14:textId="77777777" w:rsidR="002928C3" w:rsidRDefault="00000000">
      <w:pPr>
        <w:numPr>
          <w:ilvl w:val="0"/>
          <w:numId w:val="14"/>
        </w:numPr>
        <w:spacing w:after="24" w:line="240" w:lineRule="auto"/>
      </w:pPr>
      <w:commentRangeStart w:id="84"/>
      <w:r>
        <w:rPr>
          <w:sz w:val="14"/>
        </w:rPr>
        <w:t>Depending on version, the app can set charging schedules, start/stop charging remotely, change charging power, secure the charger and share access.</w:t>
      </w:r>
      <w:commentRangeEnd w:id="84"/>
      <w:r>
        <w:rPr>
          <w:rStyle w:val="Odwoaniedokomentarza"/>
          <w:szCs w:val="22"/>
        </w:rPr>
        <w:commentReference w:id="84"/>
      </w:r>
    </w:p>
    <w:p w14:paraId="2A90EF6F" w14:textId="77777777" w:rsidR="002928C3" w:rsidRDefault="00000000">
      <w:pPr>
        <w:numPr>
          <w:ilvl w:val="0"/>
          <w:numId w:val="14"/>
        </w:numPr>
        <w:spacing w:after="24" w:line="240" w:lineRule="auto"/>
      </w:pPr>
      <w:r>
        <w:rPr>
          <w:sz w:val="14"/>
        </w:rPr>
        <w:t>For complex schedules, use Tuya automatic actions.</w:t>
      </w:r>
    </w:p>
    <w:p w14:paraId="153E323E" w14:textId="77777777" w:rsidR="002928C3" w:rsidRDefault="00000000">
      <w:pPr>
        <w:numPr>
          <w:ilvl w:val="0"/>
          <w:numId w:val="14"/>
        </w:numPr>
        <w:spacing w:after="24" w:line="240" w:lineRule="auto"/>
      </w:pPr>
      <w:r>
        <w:rPr>
          <w:sz w:val="14"/>
        </w:rPr>
        <w:t>If an OTA update is offered, keep the charger powered and connected to WiFi until the update is complete.</w:t>
      </w:r>
    </w:p>
    <w:p w14:paraId="0E1A41DA" w14:textId="77777777" w:rsidR="002928C3" w:rsidRDefault="00000000">
      <w:pPr>
        <w:numPr>
          <w:ilvl w:val="0"/>
          <w:numId w:val="14"/>
        </w:numPr>
        <w:spacing w:after="24" w:line="240" w:lineRule="auto"/>
      </w:pPr>
      <w:commentRangeStart w:id="85"/>
      <w:r>
        <w:rPr>
          <w:sz w:val="14"/>
        </w:rPr>
        <w:t>Advanced users may integrate some models with Home Assistant using HACS and xtend_tuya; these are unofficial extensions.</w:t>
      </w:r>
      <w:commentRangeEnd w:id="85"/>
      <w:r>
        <w:rPr>
          <w:rStyle w:val="Odwoaniedokomentarza"/>
          <w:szCs w:val="22"/>
        </w:rPr>
        <w:commentReference w:id="85"/>
      </w:r>
    </w:p>
    <w:p w14:paraId="205D0D0F" w14:textId="77777777" w:rsidR="002928C3" w:rsidRDefault="00000000">
      <w:pPr>
        <w:keepNext/>
        <w:spacing w:before="50" w:after="40"/>
      </w:pPr>
      <w:r>
        <w:rPr>
          <w:b/>
          <w:sz w:val="18"/>
        </w:rPr>
        <w:t>App Pairing</w:t>
      </w:r>
    </w:p>
    <w:tbl>
      <w:tblPr>
        <w:tblW w:w="7200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968"/>
      </w:tblGrid>
      <w:tr w:rsidR="002928C3" w14:paraId="18893501" w14:textId="77777777">
        <w:trPr>
          <w:jc w:val="center"/>
        </w:trPr>
        <w:tc>
          <w:tcPr>
            <w:tcW w:w="223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AA927" w14:textId="77777777" w:rsidR="002928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BD04A" wp14:editId="51925FD4">
                  <wp:extent cx="1143000" cy="1193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_plu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C8198D" w14:textId="77777777" w:rsidR="002928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7323A7" wp14:editId="172BA898">
                  <wp:extent cx="2834640" cy="111252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_pairing_step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327BA" w14:textId="77777777" w:rsidR="002928C3" w:rsidRDefault="00000000">
      <w:pPr>
        <w:numPr>
          <w:ilvl w:val="0"/>
          <w:numId w:val="15"/>
        </w:numPr>
        <w:spacing w:after="22" w:line="240" w:lineRule="auto"/>
      </w:pPr>
      <w:r>
        <w:rPr>
          <w:sz w:val="14"/>
        </w:rPr>
        <w:t>Install Tuya Smart or Smart Life.</w:t>
      </w:r>
    </w:p>
    <w:p w14:paraId="73D7E588" w14:textId="77777777" w:rsidR="002928C3" w:rsidRDefault="00000000">
      <w:pPr>
        <w:numPr>
          <w:ilvl w:val="0"/>
          <w:numId w:val="15"/>
        </w:numPr>
        <w:spacing w:after="22" w:line="240" w:lineRule="auto"/>
      </w:pPr>
      <w:r>
        <w:rPr>
          <w:sz w:val="14"/>
        </w:rPr>
        <w:t>Open the app and tap the plus sign to add a device.</w:t>
      </w:r>
    </w:p>
    <w:p w14:paraId="3C8D7FE1" w14:textId="77777777" w:rsidR="002928C3" w:rsidRDefault="00000000">
      <w:pPr>
        <w:numPr>
          <w:ilvl w:val="0"/>
          <w:numId w:val="15"/>
        </w:numPr>
        <w:spacing w:after="22" w:line="240" w:lineRule="auto"/>
      </w:pPr>
      <w:r>
        <w:rPr>
          <w:sz w:val="14"/>
        </w:rPr>
        <w:t>If the charger is not detected, open charger options and select "unlink my phone", then search again.</w:t>
      </w:r>
    </w:p>
    <w:p w14:paraId="1B6F9CC1" w14:textId="77777777" w:rsidR="002928C3" w:rsidRDefault="00000000">
      <w:pPr>
        <w:numPr>
          <w:ilvl w:val="0"/>
          <w:numId w:val="15"/>
        </w:numPr>
        <w:spacing w:after="22" w:line="240" w:lineRule="auto"/>
      </w:pPr>
      <w:del w:id="86" w:author="Codex review" w:date="2026-06-12T12:35:00Z">
        <w:r>
          <w:delText>The app asks for a device name and WiFi network details.</w:delText>
        </w:r>
      </w:del>
      <w:ins w:id="87" w:author="Codex review" w:date="2026-06-12T12:35:00Z">
        <w:r>
          <w:t>The app will ask for a device name and WiFi network details.</w:t>
        </w:r>
      </w:ins>
    </w:p>
    <w:p w14:paraId="23DD4C91" w14:textId="77777777" w:rsidR="002928C3" w:rsidRDefault="00000000">
      <w:r>
        <w:br w:type="page"/>
      </w:r>
    </w:p>
    <w:p w14:paraId="7BCF0FD8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lastRenderedPageBreak/>
        <w:t>Troubleshooting</w:t>
      </w:r>
    </w:p>
    <w:tbl>
      <w:tblPr>
        <w:tblW w:w="7041" w:type="dxa"/>
        <w:jc w:val="center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1944"/>
        <w:gridCol w:w="3484"/>
      </w:tblGrid>
      <w:tr w:rsidR="002928C3" w14:paraId="561E0D83" w14:textId="77777777">
        <w:trPr>
          <w:jc w:val="center"/>
        </w:trPr>
        <w:tc>
          <w:tcPr>
            <w:tcW w:w="1612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9FC203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3"/>
              </w:rPr>
              <w:t>Error</w:t>
            </w:r>
          </w:p>
        </w:tc>
        <w:tc>
          <w:tcPr>
            <w:tcW w:w="1944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E2C055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3"/>
              </w:rPr>
              <w:t>Probable cause</w:t>
            </w:r>
          </w:p>
        </w:tc>
        <w:tc>
          <w:tcPr>
            <w:tcW w:w="3484" w:type="dxa"/>
            <w:shd w:val="clear" w:color="auto" w:fill="FFF1E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F97584" w14:textId="77777777" w:rsidR="002928C3" w:rsidRDefault="00000000">
            <w:pPr>
              <w:spacing w:after="0" w:line="240" w:lineRule="auto"/>
            </w:pPr>
            <w:r>
              <w:rPr>
                <w:b/>
                <w:color w:val="B94712"/>
                <w:sz w:val="13"/>
              </w:rPr>
              <w:t>Solution</w:t>
            </w:r>
          </w:p>
        </w:tc>
      </w:tr>
      <w:tr w:rsidR="002928C3" w14:paraId="7B5F76A1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F93C25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LED/LCD off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854450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Power not connected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9A87FB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Check the power inlet and power switch.</w:t>
            </w:r>
          </w:p>
        </w:tc>
      </w:tr>
      <w:tr w:rsidR="002928C3" w14:paraId="076AD34B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570583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LED/LCD off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7B325A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Circuit breaker tripped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796A3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Reset the circuit breaker after checking the installation.</w:t>
            </w:r>
          </w:p>
        </w:tc>
      </w:tr>
      <w:tr w:rsidR="002928C3" w14:paraId="07E7A93E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38A330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LED/LCD off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D93218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Device damaged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638B66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Contact customer service.</w:t>
            </w:r>
          </w:p>
        </w:tc>
      </w:tr>
      <w:tr w:rsidR="002928C3" w14:paraId="77450FD0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545330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Unable to charge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0843F7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Connector not fully inserted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2400F1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Insert the connector fully into the vehicle inlet.</w:t>
            </w:r>
          </w:p>
        </w:tc>
      </w:tr>
      <w:tr w:rsidR="002928C3" w14:paraId="2E7DC5A2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7C9ED7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Unable to charge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E676BF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Grounding issue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6652A7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Check the installation or the GND(P) DETECTION setting.</w:t>
            </w:r>
          </w:p>
        </w:tc>
      </w:tr>
      <w:tr w:rsidR="002928C3" w14:paraId="45375C68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13A016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Unable to charge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F1235D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Protection circuit activated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E6898B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Check the message/status shown on the charger and contact the distributor.</w:t>
            </w:r>
          </w:p>
        </w:tc>
      </w:tr>
      <w:tr w:rsidR="002928C3" w14:paraId="2B8282DE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E0E37C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Charging current too low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8406DC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Vehicle almost fully charged or vehicle limitation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07CE4F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Check the vehicle settings and state of charge.</w:t>
            </w:r>
          </w:p>
        </w:tc>
      </w:tr>
      <w:tr w:rsidR="002928C3" w14:paraId="6B7C7247" w14:textId="77777777">
        <w:trPr>
          <w:jc w:val="center"/>
        </w:trPr>
        <w:tc>
          <w:tcPr>
            <w:tcW w:w="16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E35424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Persistent fault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1FCC95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Fault detected</w:t>
            </w:r>
          </w:p>
        </w:tc>
        <w:tc>
          <w:tcPr>
            <w:tcW w:w="34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F8525C" w14:textId="77777777" w:rsidR="002928C3" w:rsidRDefault="00000000">
            <w:pPr>
              <w:spacing w:after="0" w:line="240" w:lineRule="auto"/>
            </w:pPr>
            <w:r>
              <w:rPr>
                <w:sz w:val="13"/>
              </w:rPr>
              <w:t>Disconnect the charger, check the installation and contact the distributor if the problem returns.</w:t>
            </w:r>
          </w:p>
        </w:tc>
      </w:tr>
    </w:tbl>
    <w:p w14:paraId="20390C59" w14:textId="77777777" w:rsidR="002928C3" w:rsidRDefault="002928C3">
      <w:pPr>
        <w:spacing w:after="20"/>
      </w:pPr>
    </w:p>
    <w:p w14:paraId="479B843B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Warranty and Compliance</w:t>
      </w:r>
    </w:p>
    <w:p w14:paraId="342C935E" w14:textId="77777777" w:rsidR="002928C3" w:rsidRDefault="00000000">
      <w:pPr>
        <w:numPr>
          <w:ilvl w:val="0"/>
          <w:numId w:val="16"/>
        </w:numPr>
        <w:spacing w:after="24" w:line="240" w:lineRule="auto"/>
      </w:pPr>
      <w:commentRangeStart w:id="88"/>
      <w:r>
        <w:rPr>
          <w:sz w:val="14"/>
        </w:rPr>
        <w:t>The warranty covers the product itself for 24 months from the date of sale unless a different period applies in the country or kit sold.</w:t>
      </w:r>
      <w:commentRangeEnd w:id="88"/>
      <w:r>
        <w:rPr>
          <w:rStyle w:val="Odwoaniedokomentarza"/>
          <w:szCs w:val="22"/>
        </w:rPr>
        <w:commentReference w:id="88"/>
      </w:r>
    </w:p>
    <w:p w14:paraId="2D1E3F03" w14:textId="77777777" w:rsidR="002928C3" w:rsidRDefault="00000000">
      <w:pPr>
        <w:numPr>
          <w:ilvl w:val="0"/>
          <w:numId w:val="16"/>
        </w:numPr>
        <w:spacing w:after="24" w:line="240" w:lineRule="auto"/>
      </w:pPr>
      <w:r>
        <w:rPr>
          <w:sz w:val="14"/>
        </w:rPr>
        <w:t>The warranty is valid only with proof of purchase.</w:t>
      </w:r>
    </w:p>
    <w:p w14:paraId="7C6422F7" w14:textId="77777777" w:rsidR="002928C3" w:rsidRDefault="00000000">
      <w:pPr>
        <w:numPr>
          <w:ilvl w:val="0"/>
          <w:numId w:val="16"/>
        </w:numPr>
        <w:spacing w:after="24" w:line="240" w:lineRule="auto"/>
      </w:pPr>
      <w:commentRangeStart w:id="89"/>
      <w:r>
        <w:rPr>
          <w:sz w:val="14"/>
        </w:rPr>
        <w:t>Damage caused by non-compliance with the manual, abnormal voltage, water, fire, unusual use or other external factors may be excluded.</w:t>
      </w:r>
      <w:commentRangeEnd w:id="89"/>
      <w:r>
        <w:rPr>
          <w:rStyle w:val="Odwoaniedokomentarza"/>
          <w:szCs w:val="22"/>
        </w:rPr>
        <w:commentReference w:id="89"/>
      </w:r>
    </w:p>
    <w:p w14:paraId="289E4582" w14:textId="77777777" w:rsidR="002928C3" w:rsidRDefault="00000000">
      <w:pPr>
        <w:spacing w:after="40"/>
      </w:pPr>
      <w:r>
        <w:rPr>
          <w:b/>
          <w:sz w:val="14"/>
        </w:rPr>
        <w:t>Warranty Service: hello@amperepoint.com</w:t>
      </w:r>
    </w:p>
    <w:p w14:paraId="5ADD55BB" w14:textId="77777777" w:rsidR="002928C3" w:rsidRDefault="00000000">
      <w:pPr>
        <w:keepNext/>
        <w:spacing w:before="60" w:after="80"/>
      </w:pPr>
      <w:r>
        <w:rPr>
          <w:b/>
          <w:color w:val="B94712"/>
          <w:sz w:val="24"/>
        </w:rPr>
        <w:t>Declaration of Conformity</w:t>
      </w:r>
    </w:p>
    <w:p w14:paraId="782EC80A" w14:textId="77777777" w:rsidR="002928C3" w:rsidRDefault="00000000">
      <w:pPr>
        <w:spacing w:after="40"/>
      </w:pPr>
      <w:commentRangeStart w:id="90"/>
      <w:r>
        <w:rPr>
          <w:sz w:val="14"/>
        </w:rPr>
        <w:t>The device complies with applicable directives and standards, including RED 2014/53/EU, IEC 61851-21-2, EN 301489-1/-17, EN 300328, EN 300330 and EN 61000-3-11/-12.</w:t>
      </w:r>
      <w:commentRangeEnd w:id="90"/>
      <w:r>
        <w:rPr>
          <w:rStyle w:val="Odwoaniedokomentarza"/>
          <w:szCs w:val="22"/>
        </w:rPr>
        <w:commentReference w:id="90"/>
      </w:r>
    </w:p>
    <w:tbl>
      <w:tblPr>
        <w:tblW w:w="7056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5271"/>
        <w:gridCol w:w="892"/>
      </w:tblGrid>
      <w:tr w:rsidR="002928C3" w14:paraId="0B075F08" w14:textId="77777777">
        <w:trPr>
          <w:jc w:val="center"/>
        </w:trPr>
        <w:tc>
          <w:tcPr>
            <w:tcW w:w="8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BD110F" w14:textId="77777777" w:rsidR="002928C3" w:rsidRDefault="00000000">
            <w:r>
              <w:rPr>
                <w:noProof/>
              </w:rPr>
              <w:drawing>
                <wp:inline distT="0" distB="0" distL="0" distR="0" wp14:anchorId="00EF8A7E" wp14:editId="00A0AAE4">
                  <wp:extent cx="384048" cy="29732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_mar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9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4435CE" w14:textId="77777777" w:rsidR="002928C3" w:rsidRDefault="00000000">
            <w:pPr>
              <w:spacing w:after="0"/>
            </w:pPr>
            <w:commentRangeStart w:id="91"/>
            <w:r>
              <w:rPr>
                <w:sz w:val="13"/>
              </w:rPr>
              <w:t>Disposal:</w:t>
            </w:r>
            <w:del w:id="92" w:author="Codex review" w:date="2026-06-12T12:35:00Z">
              <w:r>
                <w:delText>Do not dispose of this product with electrical and electronic waste.</w:delText>
              </w:r>
            </w:del>
            <w:ins w:id="93" w:author="Codex review" w:date="2026-06-12T12:35:00Z">
              <w:r>
                <w:t>Do not dispose of this product with unsorted municipal waste.</w:t>
              </w:r>
            </w:ins>
            <w:del w:id="94" w:author="Codex review" w:date="2026-06-12T12:35:00Z">
              <w:r>
                <w:delText>Follow local disposal regulations.</w:delText>
              </w:r>
            </w:del>
            <w:ins w:id="95" w:author="Codex review" w:date="2026-06-12T12:35:00Z">
              <w:r>
                <w:t>Follow local disposal regulations for electrical and electronic equipment.</w:t>
              </w:r>
            </w:ins>
            <w:commentRangeEnd w:id="91"/>
            <w:r>
              <w:rPr>
                <w:rStyle w:val="Odwoaniedokomentarza"/>
                <w:szCs w:val="22"/>
              </w:rPr>
              <w:commentReference w:id="91"/>
            </w:r>
          </w:p>
        </w:tc>
        <w:tc>
          <w:tcPr>
            <w:tcW w:w="89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0F302" w14:textId="77777777" w:rsidR="002928C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C89943" wp14:editId="60AC79A9">
                  <wp:extent cx="384048" cy="4267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e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57E70" w14:textId="77777777" w:rsidR="00820880" w:rsidRDefault="00820880"/>
    <w:sectPr w:rsidR="00820880" w:rsidSect="00034616">
      <w:headerReference w:type="default" r:id="rId22"/>
      <w:footerReference w:type="default" r:id="rId23"/>
      <w:pgSz w:w="8395" w:h="11909"/>
      <w:pgMar w:top="490" w:right="518" w:bottom="403" w:left="518" w:header="230" w:footer="15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odex review" w:date="2026-06-12T14:02:00Z" w:initials="">
    <w:p w14:paraId="5F3934C6" w14:textId="77777777" w:rsidR="002928C3" w:rsidRDefault="00AE7278">
      <w:r>
        <w:rPr>
          <w:rStyle w:val="Odwoaniedokomentarza"/>
        </w:rPr>
        <w:annotationRef/>
      </w:r>
      <w:r w:rsidR="00000000">
        <w:t>[TECH] Karta katalogowa Q-Series_PL.pdf wymienia SKU: Q37, Q74, Q11, Q11 z adapterami, Q22, Q22 z adapterami. Nie widze tam Q96. Potwierdz, czy Q96 nadal ma byc w tej instrukcji, albo usun/oddziel ten model.</w:t>
      </w:r>
    </w:p>
  </w:comment>
  <w:comment w:id="0" w:author="Codex review" w:date="2026-06-12T14:02:00Z" w:initials="">
    <w:p w14:paraId="30AA7EC0" w14:textId="77777777" w:rsidR="002928C3" w:rsidRDefault="00AE7278">
      <w:r>
        <w:rPr>
          <w:rStyle w:val="Odwoaniedokomentarza"/>
        </w:rPr>
        <w:annotationRef/>
      </w:r>
      <w:r w:rsidR="00000000">
        <w:t>[TECH] W tabeli jest Q96, ale karta katalogowa z 28.05.2026 nie pokazuje Q96 jako SKU. Dodatkowo parametry Q96 (240 V, 40 A, 9.6 kW) moga byc poza typowym zakresem EU. Wymaga potwierdzenia produktu/rynku przed publikacja.</w:t>
      </w:r>
    </w:p>
  </w:comment>
  <w:comment w:id="2" w:author="Codex review" w:date="2026-06-12T14:02:00Z" w:initials="">
    <w:p w14:paraId="17CD5808" w14:textId="77777777" w:rsidR="002928C3" w:rsidRDefault="00AE7278">
      <w:r>
        <w:rPr>
          <w:rStyle w:val="Odwoaniedokomentarza"/>
        </w:rPr>
        <w:annotationRef/>
      </w:r>
      <w:r w:rsidR="00000000">
        <w:t>[TECH/LEGAL] Karta katalogowa wspomina dla modeli z inteligentnymi adapterami adapter przedluzajacy kabel. To moze wygladac sprzecznie z zakazem Type 2 extensions. Warto doprecyzowac, czy zakaz dotyczy nieautoryzowanych przedluzaczy, a kompatybilne akcesoria sa wyjatkiem.</w:t>
      </w:r>
    </w:p>
  </w:comment>
  <w:comment w:id="6" w:author="Codex review" w:date="2026-06-12T14:02:00Z" w:initials="">
    <w:p w14:paraId="70F9ED38" w14:textId="77777777" w:rsidR="002928C3" w:rsidRDefault="00AE7278">
      <w:r>
        <w:rPr>
          <w:rStyle w:val="Odwoaniedokomentarza"/>
        </w:rPr>
        <w:annotationRef/>
      </w:r>
      <w:r w:rsidR="00000000">
        <w:t>[TECH] Karta katalogowa potwierdza szeroki zestaw zabezpieczen, ale wymienia szczegoly: RCD Type A, overcurrent, surge AC &lt;= 2000 V / DC &lt;= 2500 V, uziemienie z automatycznym wylaczeniem, czujniki temperatury w przekaznikach i we wtyczce. Warto zdecydowac, czy instrukcja ma zostac ogolna, czy zblizyc liste do karty.</w:t>
      </w:r>
    </w:p>
  </w:comment>
  <w:comment w:id="7" w:author="Office" w:date="2026-06-12T16:18:00Z" w:initials="O">
    <w:p w14:paraId="36BFA3FF" w14:textId="77777777" w:rsidR="00AE7278" w:rsidRDefault="00AE7278" w:rsidP="00AE7278">
      <w:pPr>
        <w:pStyle w:val="Tekstkomentarza"/>
      </w:pPr>
      <w:r>
        <w:rPr>
          <w:rStyle w:val="Odwoaniedokomentarza"/>
        </w:rPr>
        <w:annotationRef/>
      </w:r>
      <w:r>
        <w:t>Zbliż do karty</w:t>
      </w:r>
    </w:p>
  </w:comment>
  <w:comment w:id="10" w:author="Codex review" w:date="2026-06-12T14:02:00Z" w:initials="">
    <w:p w14:paraId="3F0E7AD9" w14:textId="77777777" w:rsidR="002928C3" w:rsidRDefault="00AE7278">
      <w:r>
        <w:rPr>
          <w:rStyle w:val="Odwoaniedokomentarza"/>
        </w:rPr>
        <w:annotationRef/>
      </w:r>
      <w:r w:rsidR="00000000">
        <w:t>[CLARITY/TECH] Q PRO nie jest wczesniej zdefiniowane, a karta katalogowa mowi raczej o Q11/Q22 z adapterami i smart adapter system. Proponuje ujednolicic nazewnictwo albo dodac definicje wariantu.</w:t>
      </w:r>
    </w:p>
  </w:comment>
  <w:comment w:id="11" w:author="Office" w:date="2026-06-12T16:18:00Z" w:initials="O">
    <w:p w14:paraId="1288683B" w14:textId="77777777" w:rsidR="00AE7278" w:rsidRDefault="00AE7278" w:rsidP="00AE7278">
      <w:pPr>
        <w:pStyle w:val="Tekstkomentarza"/>
      </w:pPr>
      <w:r>
        <w:rPr>
          <w:rStyle w:val="Odwoaniedokomentarza"/>
        </w:rPr>
        <w:annotationRef/>
      </w:r>
      <w:r>
        <w:t>Do zmiany obrazek</w:t>
      </w:r>
    </w:p>
  </w:comment>
  <w:comment w:id="65" w:author="Codex review" w:date="2026-06-12T14:02:00Z" w:initials="">
    <w:p w14:paraId="1BDA28FE" w14:textId="77777777" w:rsidR="002928C3" w:rsidRDefault="00AE7278">
      <w:r>
        <w:rPr>
          <w:rStyle w:val="Odwoaniedokomentarza"/>
        </w:rPr>
        <w:annotationRef/>
      </w:r>
      <w:r w:rsidR="00000000">
        <w:t>[TECH] Karta katalogowa mowi o LCD 2.4 cala, przycisku regulacji pradu i przycisku timera. Jesli wszystkie modele z tej instrukcji maja LCD, warto wpisac 2.4"; jesli nie, zostawic depending on version, ale dodac jasne rozroznienie wariantow.</w:t>
      </w:r>
    </w:p>
  </w:comment>
  <w:comment w:id="66" w:author="Codex review" w:date="2026-06-12T14:02:00Z" w:initials="">
    <w:p w14:paraId="1B634E39" w14:textId="77777777" w:rsidR="002928C3" w:rsidRDefault="00AE7278">
      <w:r>
        <w:rPr>
          <w:rStyle w:val="Odwoaniedokomentarza"/>
        </w:rPr>
        <w:annotationRef/>
      </w:r>
      <w:r w:rsidR="00000000">
        <w:t>[TECH] Karta katalogowa pokazuje konkretnie: Q37 7.5 m, Q74 6 m, Q11/Q22 6 m lub 7.5 m dla adapter version. Obecny ogolny zapis jest bezpieczny, ale mniej przydatny klientowi i moze wymagac tabeli modelowej.</w:t>
      </w:r>
    </w:p>
  </w:comment>
  <w:comment w:id="67" w:author="Codex review" w:date="2026-06-12T14:02:00Z" w:initials="">
    <w:p w14:paraId="4BBCB227" w14:textId="77777777" w:rsidR="002928C3" w:rsidRDefault="00AE7278">
      <w:r>
        <w:rPr>
          <w:rStyle w:val="Odwoaniedokomentarza"/>
        </w:rPr>
        <w:annotationRef/>
      </w:r>
      <w:r w:rsidR="00000000">
        <w:t>[TECH/LEGAL] Dobrze byloby dodac, ze instalacje i zabezpieczenia powinien zweryfikowac wykwalifikowany elektryk zgodnie z lokalnymi przepisami, zwlaszcza dla 32 A i 3-fazowych wersji.</w:t>
      </w:r>
    </w:p>
  </w:comment>
  <w:comment w:id="76" w:author="Office" w:date="2026-06-12T16:23:00Z" w:initials="O">
    <w:p w14:paraId="346C71A4" w14:textId="77777777" w:rsidR="004450FF" w:rsidRDefault="004450FF" w:rsidP="004450FF">
      <w:pPr>
        <w:pStyle w:val="Tekstkomentarza"/>
      </w:pPr>
      <w:r>
        <w:rPr>
          <w:rStyle w:val="Odwoaniedokomentarza"/>
        </w:rPr>
        <w:annotationRef/>
      </w:r>
      <w:r>
        <w:t>Do zmiany obrazek, we wszystkich zmiana czcionki na bialy</w:t>
      </w:r>
    </w:p>
  </w:comment>
  <w:comment w:id="80" w:author="Codex review" w:date="2026-06-12T14:02:00Z" w:initials="">
    <w:p w14:paraId="210B6D05" w14:textId="77777777" w:rsidR="002928C3" w:rsidRDefault="00AE7278">
      <w:r>
        <w:rPr>
          <w:rStyle w:val="Odwoaniedokomentarza"/>
        </w:rPr>
        <w:annotationRef/>
      </w:r>
      <w:r w:rsidR="00000000">
        <w:t>[LEGAL/SAFETY] Jezeli ta opcja pozwala wylaczyc/obejsc detekcje uziemienia, instrukcja powinna miec wyrazne ostrzezenie. Wylaczenie ochrony uziemienia moze byc niedozwolone lokalnie i moze ograniczac ochrone uzytkownika.</w:t>
      </w:r>
    </w:p>
  </w:comment>
  <w:comment w:id="79" w:author="Codex review" w:date="2026-06-12T14:02:00Z" w:initials="">
    <w:p w14:paraId="4E620D0A" w14:textId="77777777" w:rsidR="002928C3" w:rsidRDefault="00AE7278">
      <w:r>
        <w:rPr>
          <w:rStyle w:val="Odwoaniedokomentarza"/>
        </w:rPr>
        <w:annotationRef/>
      </w:r>
      <w:r w:rsidR="00000000">
        <w:t>[CLARITY] Warto opisac krotko skutki kazdej opcji, zwlaszcza FACTORY RESET, RESET WIFI i TOTAL kWh. Dla GND(P) DETECTION potrzebny jest osobny warning bezpieczenstwa.</w:t>
      </w:r>
    </w:p>
  </w:comment>
  <w:comment w:id="83" w:author="Codex review" w:date="2026-06-12T14:02:00Z" w:initials="">
    <w:p w14:paraId="229B29A0" w14:textId="77777777" w:rsidR="002928C3" w:rsidRDefault="00AE7278">
      <w:r>
        <w:rPr>
          <w:rStyle w:val="Odwoaniedokomentarza"/>
        </w:rPr>
        <w:annotationRef/>
      </w:r>
      <w:r w:rsidR="00000000">
        <w:t>[TECH] Instrukcja zmiany jezyka pochodzi z filmu; trzeba potwierdzic, czy wszystkie wersje firmware i wszystkie modele Q-Series maja ten sam zestaw jezykow oraz ten sam przycisk A do zapisu.</w:t>
      </w:r>
    </w:p>
  </w:comment>
  <w:comment w:id="84" w:author="Codex review" w:date="2026-06-12T14:02:00Z" w:initials="">
    <w:p w14:paraId="3598B5AB" w14:textId="77777777" w:rsidR="002928C3" w:rsidRDefault="00AE7278">
      <w:r>
        <w:rPr>
          <w:rStyle w:val="Odwoaniedokomentarza"/>
        </w:rPr>
        <w:annotationRef/>
      </w:r>
      <w:r w:rsidR="00000000">
        <w:t>[CLARITY] secure the charger jest niejasne po angielsku. Czy chodzi o blokade/autoryzacje ladowania w aplikacji? Warto nazwac funkcje dokladniej, bo ma znaczenie uzytkowe i prawne.</w:t>
      </w:r>
    </w:p>
  </w:comment>
  <w:comment w:id="85" w:author="Codex review" w:date="2026-06-12T14:02:00Z" w:initials="">
    <w:p w14:paraId="3E7E3318" w14:textId="77777777" w:rsidR="002928C3" w:rsidRDefault="00AE7278">
      <w:r>
        <w:rPr>
          <w:rStyle w:val="Odwoaniedokomentarza"/>
        </w:rPr>
        <w:annotationRef/>
      </w:r>
      <w:r w:rsidR="00000000">
        <w:t>[LEGAL/SUPPORT] Wzmianka o HACS/xtend_tuya moze sugerowac wsparcie producenta dla nieoficjalnej integracji. Jesli zostaje, dodalbym zastrzezenie, ze integracje nieoficjalne nie sa objete wsparciem ani gwarancja.</w:t>
      </w:r>
    </w:p>
  </w:comment>
  <w:comment w:id="88" w:author="Codex review" w:date="2026-06-12T14:02:00Z" w:initials="">
    <w:p w14:paraId="0A7AEE9F" w14:textId="77777777" w:rsidR="002928C3" w:rsidRDefault="00AE7278">
      <w:r>
        <w:rPr>
          <w:rStyle w:val="Odwoaniedokomentarza"/>
        </w:rPr>
        <w:annotationRef/>
      </w:r>
      <w:r w:rsidR="00000000">
        <w:t>[LEGAL] Zapis gwarancji powinien byc sprawdzony pod katem lokalnych praw konsumenta. W UE warto dodac, ze gwarancja nie ogranicza ustawowych praw konsumenta, jesli to ma byc dokument B2C.</w:t>
      </w:r>
    </w:p>
  </w:comment>
  <w:comment w:id="89" w:author="Codex review" w:date="2026-06-12T14:02:00Z" w:initials="">
    <w:p w14:paraId="29210781" w14:textId="77777777" w:rsidR="002928C3" w:rsidRDefault="00AE7278">
      <w:r>
        <w:rPr>
          <w:rStyle w:val="Odwoaniedokomentarza"/>
        </w:rPr>
        <w:annotationRef/>
      </w:r>
      <w:r w:rsidR="00000000">
        <w:t>[LEGAL] To jest skrot warunkow gwarancji. Moze byc OK w instrukcji, ale przy publikacji warto zsynchronizowac z pelnym regulaminem gwarancji i unikac brzmienia, ktore mogloby ograniczac prawa ustawowe.</w:t>
      </w:r>
    </w:p>
  </w:comment>
  <w:comment w:id="90" w:author="Codex review" w:date="2026-06-12T14:02:00Z" w:initials="">
    <w:p w14:paraId="7329AD1D" w14:textId="77777777" w:rsidR="002928C3" w:rsidRDefault="00AE7278">
      <w:r>
        <w:rPr>
          <w:rStyle w:val="Odwoaniedokomentarza"/>
        </w:rPr>
        <w:annotationRef/>
      </w:r>
      <w:r w:rsidR="00000000">
        <w:t>[LEGAL/CE] Do weryfikacji z oficjalna Deklaracja Zgodnosci. CE.pdf wskazuje LVD 2014/35/EU i EMC 2014/30/EU oraz EN IEC 61851-1:2019, EN IEC 61000-6-1:2019, EN IEC 61000-6-3:2021, ale dotyczy starszych modeli Q10/Q9/Q8/Q6/Q5/Q4/Q2. Nowsze raporty KEYS obejmuja Q1-Q99 i EN IEC 61851-1:2019 / EN IEC 61851-21-2:2021, ale testowany model to Q21 22 kW. RED ma sens dla WiFi, ale potrzebna jest pelna DoC dla finalnych SKU.</w:t>
      </w:r>
    </w:p>
  </w:comment>
  <w:comment w:id="91" w:author="Codex review" w:date="2026-06-12T14:02:00Z" w:initials="">
    <w:p w14:paraId="20E315CB" w14:textId="77777777" w:rsidR="002928C3" w:rsidRDefault="00AE7278">
      <w:r>
        <w:rPr>
          <w:rStyle w:val="Odwoaniedokomentarza"/>
        </w:rPr>
        <w:annotationRef/>
      </w:r>
      <w:r w:rsidR="00000000">
        <w:t>[LEGAL/WEEE] Ta poprawka redline zmienia wczesniejsze bledne brzmienie. Warto potwierdzic lokalny obowiazkowy tekst WEEE oraz czy w dokumencie ma pojawic sie importer/dystrybutor odpowiedzialny za odpady i kontakt.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3934C6" w15:done="0"/>
  <w15:commentEx w15:paraId="30AA7EC0" w15:done="0"/>
  <w15:commentEx w15:paraId="17CD5808" w15:done="0"/>
  <w15:commentEx w15:paraId="70F9ED38" w15:done="0"/>
  <w15:commentEx w15:paraId="36BFA3FF" w15:paraIdParent="70F9ED38" w15:done="0"/>
  <w15:commentEx w15:paraId="3F0E7AD9" w15:done="0"/>
  <w15:commentEx w15:paraId="1288683B" w15:done="0"/>
  <w15:commentEx w15:paraId="1BDA28FE" w15:done="0"/>
  <w15:commentEx w15:paraId="1B634E39" w15:done="0"/>
  <w15:commentEx w15:paraId="4BBCB227" w15:done="0"/>
  <w15:commentEx w15:paraId="346C71A4" w15:done="0"/>
  <w15:commentEx w15:paraId="210B6D05" w15:done="0"/>
  <w15:commentEx w15:paraId="4E620D0A" w15:done="0"/>
  <w15:commentEx w15:paraId="229B29A0" w15:done="0"/>
  <w15:commentEx w15:paraId="3598B5AB" w15:done="0"/>
  <w15:commentEx w15:paraId="3E7E3318" w15:done="0"/>
  <w15:commentEx w15:paraId="0A7AEE9F" w15:done="0"/>
  <w15:commentEx w15:paraId="29210781" w15:done="0"/>
  <w15:commentEx w15:paraId="7329AD1D" w15:done="0"/>
  <w15:commentEx w15:paraId="20E315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726355" w16cex:dateUtc="2026-06-12T14:18:00Z"/>
  <w16cex:commentExtensible w16cex:durableId="26F0F319" w16cex:dateUtc="2026-06-12T14:18:00Z"/>
  <w16cex:commentExtensible w16cex:durableId="47169F75" w16cex:dateUtc="2026-06-12T1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3934C6" w16cid:durableId="7B866BAD"/>
  <w16cid:commentId w16cid:paraId="30AA7EC0" w16cid:durableId="762BB8FA"/>
  <w16cid:commentId w16cid:paraId="17CD5808" w16cid:durableId="60F02558"/>
  <w16cid:commentId w16cid:paraId="70F9ED38" w16cid:durableId="4FBF9E5C"/>
  <w16cid:commentId w16cid:paraId="36BFA3FF" w16cid:durableId="3D726355"/>
  <w16cid:commentId w16cid:paraId="3F0E7AD9" w16cid:durableId="10F048BC"/>
  <w16cid:commentId w16cid:paraId="1288683B" w16cid:durableId="26F0F319"/>
  <w16cid:commentId w16cid:paraId="1BDA28FE" w16cid:durableId="7FF10326"/>
  <w16cid:commentId w16cid:paraId="1B634E39" w16cid:durableId="6CA5FE66"/>
  <w16cid:commentId w16cid:paraId="4BBCB227" w16cid:durableId="099917E8"/>
  <w16cid:commentId w16cid:paraId="346C71A4" w16cid:durableId="47169F75"/>
  <w16cid:commentId w16cid:paraId="210B6D05" w16cid:durableId="524F5644"/>
  <w16cid:commentId w16cid:paraId="4E620D0A" w16cid:durableId="1FA37964"/>
  <w16cid:commentId w16cid:paraId="229B29A0" w16cid:durableId="43D6159B"/>
  <w16cid:commentId w16cid:paraId="3598B5AB" w16cid:durableId="389E5E8F"/>
  <w16cid:commentId w16cid:paraId="3E7E3318" w16cid:durableId="46F97CB3"/>
  <w16cid:commentId w16cid:paraId="0A7AEE9F" w16cid:durableId="115281F7"/>
  <w16cid:commentId w16cid:paraId="29210781" w16cid:durableId="602A76BD"/>
  <w16cid:commentId w16cid:paraId="7329AD1D" w16cid:durableId="5E7050D9"/>
  <w16cid:commentId w16cid:paraId="20E315CB" w16cid:durableId="17CFE1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BF61" w14:textId="77777777" w:rsidR="00820880" w:rsidRDefault="00820880">
      <w:pPr>
        <w:spacing w:after="0" w:line="240" w:lineRule="auto"/>
      </w:pPr>
      <w:r>
        <w:separator/>
      </w:r>
    </w:p>
  </w:endnote>
  <w:endnote w:type="continuationSeparator" w:id="0">
    <w:p w14:paraId="6582204D" w14:textId="77777777" w:rsidR="00820880" w:rsidRDefault="0082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BA0F0" w14:textId="77777777" w:rsidR="002928C3" w:rsidRDefault="00000000">
    <w:pPr>
      <w:pStyle w:val="Stopka"/>
      <w:jc w:val="center"/>
    </w:pPr>
    <w:r>
      <w:rPr>
        <w:color w:val="B94712"/>
      </w:rPr>
      <w:fldChar w:fldCharType="begin"/>
    </w:r>
    <w:r>
      <w:rPr>
        <w:color w:val="B94712"/>
      </w:rPr>
      <w:instrText>PAGE</w:instrText>
    </w:r>
    <w:r w:rsidR="00AE7278">
      <w:rPr>
        <w:color w:val="B94712"/>
      </w:rPr>
      <w:fldChar w:fldCharType="separate"/>
    </w:r>
    <w:r w:rsidR="00AE7278">
      <w:rPr>
        <w:noProof/>
        <w:color w:val="B94712"/>
      </w:rPr>
      <w:t>1</w:t>
    </w:r>
    <w:r>
      <w:rPr>
        <w:color w:val="B947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A63A" w14:textId="77777777" w:rsidR="00820880" w:rsidRDefault="00820880">
      <w:pPr>
        <w:spacing w:after="0" w:line="240" w:lineRule="auto"/>
      </w:pPr>
      <w:r>
        <w:separator/>
      </w:r>
    </w:p>
  </w:footnote>
  <w:footnote w:type="continuationSeparator" w:id="0">
    <w:p w14:paraId="4978E066" w14:textId="77777777" w:rsidR="00820880" w:rsidRDefault="0082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0204" w14:textId="77777777" w:rsidR="002928C3" w:rsidRDefault="00000000">
    <w:pPr>
      <w:pStyle w:val="Nagwek"/>
      <w:jc w:val="right"/>
    </w:pPr>
    <w:r>
      <w:rPr>
        <w:b/>
        <w:color w:val="B94712"/>
        <w:sz w:val="17"/>
      </w:rPr>
      <w:t>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114930"/>
    <w:multiLevelType w:val="singleLevel"/>
    <w:tmpl w:val="FF3E9EC2"/>
    <w:lvl w:ilvl="0">
      <w:start w:val="1"/>
      <w:numFmt w:val="decimal"/>
      <w:pStyle w:val="Listapunktowana2"/>
      <w:lvlText w:val="%1."/>
      <w:lvlJc w:val="left"/>
      <w:pPr>
        <w:ind w:left="390" w:hanging="240"/>
      </w:pPr>
    </w:lvl>
  </w:abstractNum>
  <w:abstractNum w:abstractNumId="10" w15:restartNumberingAfterBreak="0">
    <w:nsid w:val="6D48312B"/>
    <w:multiLevelType w:val="singleLevel"/>
    <w:tmpl w:val="0FCECA86"/>
    <w:lvl w:ilvl="0">
      <w:start w:val="1"/>
      <w:numFmt w:val="bullet"/>
      <w:pStyle w:val="Listapunktowana"/>
      <w:lvlText w:val="•"/>
      <w:lvlJc w:val="left"/>
      <w:pPr>
        <w:ind w:left="390" w:hanging="240"/>
      </w:pPr>
    </w:lvl>
  </w:abstractNum>
  <w:num w:numId="1" w16cid:durableId="1869440841">
    <w:abstractNumId w:val="10"/>
    <w:lvlOverride w:ilvl="0">
      <w:startOverride w:val="1"/>
    </w:lvlOverride>
  </w:num>
  <w:num w:numId="2" w16cid:durableId="14425167">
    <w:abstractNumId w:val="9"/>
    <w:lvlOverride w:ilvl="0">
      <w:startOverride w:val="1"/>
    </w:lvlOverride>
  </w:num>
  <w:num w:numId="3" w16cid:durableId="1959481151">
    <w:abstractNumId w:val="10"/>
    <w:lvlOverride w:ilvl="0">
      <w:startOverride w:val="1"/>
    </w:lvlOverride>
  </w:num>
  <w:num w:numId="4" w16cid:durableId="912274081">
    <w:abstractNumId w:val="10"/>
    <w:lvlOverride w:ilvl="0">
      <w:startOverride w:val="1"/>
    </w:lvlOverride>
  </w:num>
  <w:num w:numId="5" w16cid:durableId="1898003732">
    <w:abstractNumId w:val="10"/>
    <w:lvlOverride w:ilvl="0">
      <w:startOverride w:val="1"/>
    </w:lvlOverride>
  </w:num>
  <w:num w:numId="6" w16cid:durableId="973603554">
    <w:abstractNumId w:val="9"/>
    <w:lvlOverride w:ilvl="0">
      <w:startOverride w:val="1"/>
    </w:lvlOverride>
  </w:num>
  <w:num w:numId="7" w16cid:durableId="2036541905">
    <w:abstractNumId w:val="9"/>
    <w:lvlOverride w:ilvl="0">
      <w:startOverride w:val="1"/>
    </w:lvlOverride>
  </w:num>
  <w:num w:numId="8" w16cid:durableId="1022702178">
    <w:abstractNumId w:val="9"/>
    <w:lvlOverride w:ilvl="0">
      <w:startOverride w:val="1"/>
    </w:lvlOverride>
  </w:num>
  <w:num w:numId="9" w16cid:durableId="292952232">
    <w:abstractNumId w:val="10"/>
    <w:lvlOverride w:ilvl="0">
      <w:startOverride w:val="1"/>
    </w:lvlOverride>
  </w:num>
  <w:num w:numId="10" w16cid:durableId="358511069">
    <w:abstractNumId w:val="9"/>
    <w:lvlOverride w:ilvl="0">
      <w:startOverride w:val="1"/>
    </w:lvlOverride>
  </w:num>
  <w:num w:numId="11" w16cid:durableId="1459641692">
    <w:abstractNumId w:val="9"/>
    <w:lvlOverride w:ilvl="0">
      <w:startOverride w:val="1"/>
    </w:lvlOverride>
  </w:num>
  <w:num w:numId="12" w16cid:durableId="1685594105">
    <w:abstractNumId w:val="9"/>
    <w:lvlOverride w:ilvl="0">
      <w:startOverride w:val="1"/>
    </w:lvlOverride>
  </w:num>
  <w:num w:numId="13" w16cid:durableId="736898488">
    <w:abstractNumId w:val="9"/>
    <w:lvlOverride w:ilvl="0">
      <w:startOverride w:val="1"/>
    </w:lvlOverride>
  </w:num>
  <w:num w:numId="14" w16cid:durableId="1370647109">
    <w:abstractNumId w:val="10"/>
    <w:lvlOverride w:ilvl="0">
      <w:startOverride w:val="1"/>
    </w:lvlOverride>
  </w:num>
  <w:num w:numId="15" w16cid:durableId="467628588">
    <w:abstractNumId w:val="9"/>
    <w:lvlOverride w:ilvl="0">
      <w:startOverride w:val="1"/>
    </w:lvlOverride>
  </w:num>
  <w:num w:numId="16" w16cid:durableId="1534343901">
    <w:abstractNumId w:val="9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fice">
    <w15:presenceInfo w15:providerId="AD" w15:userId="S::121148@office365works.net::33673b1c-1b43-4cda-abff-fec275d7ee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8C3"/>
    <w:rsid w:val="0029639D"/>
    <w:rsid w:val="00326F90"/>
    <w:rsid w:val="004450FF"/>
    <w:rsid w:val="004E3D30"/>
    <w:rsid w:val="00820880"/>
    <w:rsid w:val="00AA1D8D"/>
    <w:rsid w:val="00AE72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68367"/>
  <w14:defaultImageDpi w14:val="300"/>
  <w15:docId w15:val="{473C753E-C0CB-42BC-904E-718663F5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48" w:line="245" w:lineRule="auto"/>
    </w:pPr>
    <w:rPr>
      <w:rFonts w:ascii="Arial" w:eastAsia="Arial" w:hAnsi="Arial"/>
      <w:color w:val="111111"/>
      <w:sz w:val="16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ind w:left="390" w:hanging="240"/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ind w:left="390" w:hanging="240"/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ind w:left="390" w:hanging="240"/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ind w:left="390" w:hanging="240"/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rFonts w:ascii="Arial" w:eastAsia="Arial" w:hAnsi="Arial"/>
      <w:color w:val="111111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AE7278"/>
    <w:pPr>
      <w:spacing w:after="0" w:line="240" w:lineRule="auto"/>
    </w:pPr>
    <w:rPr>
      <w:rFonts w:ascii="Arial" w:eastAsia="Arial" w:hAnsi="Arial"/>
      <w:color w:val="111111"/>
      <w:sz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E727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E7278"/>
    <w:rPr>
      <w:rFonts w:ascii="Arial" w:eastAsia="Arial" w:hAnsi="Arial"/>
      <w:b/>
      <w:bCs/>
      <w:color w:val="11111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1606</Words>
  <Characters>9636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dcterms:created xsi:type="dcterms:W3CDTF">2013-12-23T23:15:00Z</dcterms:created>
  <dcterms:modified xsi:type="dcterms:W3CDTF">2026-06-12T14:23:00Z</dcterms:modified>
  <cp:category/>
</cp:coreProperties>
</file>